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8025" w14:textId="527037C9" w:rsidR="00AB4F32" w:rsidRDefault="00F54C8D">
      <w:pPr>
        <w:spacing w:after="60"/>
        <w:jc w:val="center"/>
      </w:pPr>
      <w:r>
        <w:rPr>
          <w:b/>
          <w:bCs/>
          <w:color w:val="1F3864"/>
          <w:sz w:val="52"/>
          <w:szCs w:val="52"/>
        </w:rPr>
        <w:t>Take Me</w:t>
      </w:r>
      <w:ins w:id="0" w:author="Hsien-Hsin Lee" w:date="2026-04-19T17:50:00Z" w16du:dateUtc="2026-04-19T21:50:00Z">
        <w:r w:rsidR="00E01EF1">
          <w:rPr>
            <w:b/>
            <w:bCs/>
            <w:color w:val="1F3864"/>
            <w:sz w:val="52"/>
            <w:szCs w:val="52"/>
          </w:rPr>
          <w:t xml:space="preserve"> </w:t>
        </w:r>
        <w:r w:rsidR="00E01EF1">
          <w:rPr>
            <w:b/>
            <w:bCs/>
            <w:noProof/>
            <w:sz w:val="32"/>
            <w:szCs w:val="32"/>
          </w:rPr>
          <w:drawing>
            <wp:inline distT="0" distB="0" distL="0" distR="0" wp14:anchorId="063D80D6" wp14:editId="008438A2">
              <wp:extent cx="355600" cy="355600"/>
              <wp:effectExtent l="0" t="0" r="6350" b="0"/>
              <wp:docPr id="580279253" name="Graphic 2" descr="Pupp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79253" name="Graphic 580279253" descr="Puppy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355600" cy="355600"/>
                      </a:xfrm>
                      <a:prstGeom prst="rect">
                        <a:avLst/>
                      </a:prstGeom>
                    </pic:spPr>
                  </pic:pic>
                </a:graphicData>
              </a:graphic>
            </wp:inline>
          </w:drawing>
        </w:r>
        <w:r w:rsidR="00E01EF1">
          <w:rPr>
            <w:b/>
            <w:bCs/>
            <w:color w:val="1F3864"/>
            <w:sz w:val="52"/>
            <w:szCs w:val="52"/>
          </w:rPr>
          <w:t xml:space="preserve"> </w:t>
        </w:r>
      </w:ins>
      <w:del w:id="1" w:author="Hsien-Hsin Lee" w:date="2026-04-19T17:50:00Z" w16du:dateUtc="2026-04-19T21:50:00Z">
        <w:r w:rsidDel="00E01EF1">
          <w:rPr>
            <w:b/>
            <w:bCs/>
            <w:color w:val="1F3864"/>
            <w:sz w:val="52"/>
            <w:szCs w:val="52"/>
          </w:rPr>
          <w:delText xml:space="preserve"> </w:delText>
        </w:r>
      </w:del>
      <w:r>
        <w:rPr>
          <w:b/>
          <w:bCs/>
          <w:color w:val="1F3864"/>
          <w:sz w:val="52"/>
          <w:szCs w:val="52"/>
        </w:rPr>
        <w:t>Home</w:t>
      </w:r>
    </w:p>
    <w:p w14:paraId="599EDAB7" w14:textId="77777777" w:rsidR="00AB4F32" w:rsidRDefault="00F54C8D">
      <w:pPr>
        <w:spacing w:after="80"/>
        <w:jc w:val="center"/>
      </w:pPr>
      <w:r>
        <w:rPr>
          <w:i/>
          <w:iCs/>
          <w:color w:val="333333"/>
          <w:sz w:val="24"/>
          <w:szCs w:val="24"/>
        </w:rPr>
        <w:t>Predicting Adoption Wait Times in Animal Shelters Using Machine Learning</w:t>
      </w:r>
    </w:p>
    <w:p w14:paraId="3E397F10" w14:textId="77777777" w:rsidR="00AB4F32" w:rsidRDefault="00F54C8D">
      <w:pPr>
        <w:spacing w:after="60"/>
        <w:jc w:val="center"/>
      </w:pPr>
      <w:r>
        <w:rPr>
          <w:color w:val="333333"/>
        </w:rPr>
        <w:t>Hsien-Hsin Sean Lee  ·  Lindsay Yu</w:t>
      </w:r>
    </w:p>
    <w:p w14:paraId="3ECC67D2" w14:textId="77777777" w:rsidR="00AB4F32" w:rsidRPr="00C431A3" w:rsidRDefault="00F54C8D">
      <w:pPr>
        <w:spacing w:after="200"/>
        <w:jc w:val="center"/>
        <w:rPr>
          <w:sz w:val="20"/>
          <w:szCs w:val="20"/>
          <w:rPrChange w:id="2" w:author="Hsien-Hsin Lee" w:date="2026-04-19T16:59:00Z" w16du:dateUtc="2026-04-19T20:59:00Z">
            <w:rPr>
              <w:color w:val="767676"/>
              <w:sz w:val="20"/>
              <w:szCs w:val="20"/>
            </w:rPr>
          </w:rPrChange>
        </w:rPr>
      </w:pPr>
      <w:r w:rsidRPr="00C431A3">
        <w:rPr>
          <w:sz w:val="20"/>
          <w:szCs w:val="20"/>
          <w:rPrChange w:id="3" w:author="Hsien-Hsin Lee" w:date="2026-04-19T16:59:00Z" w16du:dateUtc="2026-04-19T20:59:00Z">
            <w:rPr>
              <w:color w:val="767676"/>
              <w:sz w:val="20"/>
              <w:szCs w:val="20"/>
            </w:rPr>
          </w:rPrChange>
        </w:rPr>
        <w:t xml:space="preserve">MIT Sloan School of </w:t>
      </w:r>
      <w:proofErr w:type="gramStart"/>
      <w:r w:rsidRPr="00C431A3">
        <w:rPr>
          <w:sz w:val="20"/>
          <w:szCs w:val="20"/>
          <w:rPrChange w:id="4" w:author="Hsien-Hsin Lee" w:date="2026-04-19T16:59:00Z" w16du:dateUtc="2026-04-19T20:59:00Z">
            <w:rPr>
              <w:color w:val="767676"/>
              <w:sz w:val="20"/>
              <w:szCs w:val="20"/>
            </w:rPr>
          </w:rPrChange>
        </w:rPr>
        <w:t>Management  ·</w:t>
      </w:r>
      <w:proofErr w:type="gramEnd"/>
      <w:r w:rsidRPr="00C431A3">
        <w:rPr>
          <w:sz w:val="20"/>
          <w:szCs w:val="20"/>
          <w:rPrChange w:id="5" w:author="Hsien-Hsin Lee" w:date="2026-04-19T16:59:00Z" w16du:dateUtc="2026-04-19T20:59:00Z">
            <w:rPr>
              <w:color w:val="767676"/>
              <w:sz w:val="20"/>
              <w:szCs w:val="20"/>
            </w:rPr>
          </w:rPrChange>
        </w:rPr>
        <w:t xml:space="preserve">  15.727 Analytical </w:t>
      </w:r>
      <w:proofErr w:type="gramStart"/>
      <w:r w:rsidRPr="00C431A3">
        <w:rPr>
          <w:sz w:val="20"/>
          <w:szCs w:val="20"/>
          <w:rPrChange w:id="6" w:author="Hsien-Hsin Lee" w:date="2026-04-19T16:59:00Z" w16du:dateUtc="2026-04-19T20:59:00Z">
            <w:rPr>
              <w:color w:val="767676"/>
              <w:sz w:val="20"/>
              <w:szCs w:val="20"/>
            </w:rPr>
          </w:rPrChange>
        </w:rPr>
        <w:t>Edge  ·</w:t>
      </w:r>
      <w:proofErr w:type="gramEnd"/>
      <w:r w:rsidRPr="00C431A3">
        <w:rPr>
          <w:sz w:val="20"/>
          <w:szCs w:val="20"/>
          <w:rPrChange w:id="7" w:author="Hsien-Hsin Lee" w:date="2026-04-19T16:59:00Z" w16du:dateUtc="2026-04-19T20:59:00Z">
            <w:rPr>
              <w:color w:val="767676"/>
              <w:sz w:val="20"/>
              <w:szCs w:val="20"/>
            </w:rPr>
          </w:rPrChange>
        </w:rPr>
        <w:t xml:space="preserve">  Spring 2026</w:t>
      </w:r>
    </w:p>
    <w:p w14:paraId="13833849" w14:textId="77777777" w:rsidR="00573777" w:rsidRPr="00AE3931" w:rsidRDefault="00573777" w:rsidP="00573777">
      <w:pPr>
        <w:pBdr>
          <w:bottom w:val="single" w:sz="8" w:space="3" w:color="2E75B6"/>
        </w:pBdr>
        <w:spacing w:after="180"/>
        <w:rPr>
          <w:ins w:id="8" w:author="Hsien-Hsin Lee" w:date="2026-04-19T20:34:00Z" w16du:dateUtc="2026-04-20T00:34:00Z"/>
          <w:sz w:val="20"/>
          <w:szCs w:val="20"/>
        </w:rPr>
      </w:pPr>
    </w:p>
    <w:p w14:paraId="7B288A1A" w14:textId="3FC6D2E8" w:rsidR="00506AC1" w:rsidRDefault="00506AC1">
      <w:pPr>
        <w:contextualSpacing/>
        <w:rPr>
          <w:ins w:id="9" w:author="Hsien-Hsin Lee" w:date="2026-04-19T16:10:00Z" w16du:dateUtc="2026-04-19T20:10:00Z"/>
        </w:rPr>
        <w:pPrChange w:id="10" w:author="Hsien-Hsin Lee" w:date="2026-04-19T20:34:00Z" w16du:dateUtc="2026-04-20T00:34:00Z">
          <w:pPr>
            <w:contextualSpacing/>
            <w:jc w:val="center"/>
          </w:pPr>
        </w:pPrChange>
      </w:pPr>
      <w:r w:rsidRPr="00C431A3">
        <w:rPr>
          <w:sz w:val="20"/>
          <w:szCs w:val="20"/>
          <w:rPrChange w:id="11" w:author="Hsien-Hsin Lee" w:date="2026-04-19T16:59:00Z" w16du:dateUtc="2026-04-19T20:59:00Z">
            <w:rPr>
              <w:color w:val="767676"/>
              <w:sz w:val="20"/>
              <w:szCs w:val="20"/>
            </w:rPr>
          </w:rPrChange>
        </w:rPr>
        <w:t xml:space="preserve">Project </w:t>
      </w:r>
      <w:ins w:id="12" w:author="Hsien-Hsin Lee" w:date="2026-04-19T20:35:00Z" w16du:dateUtc="2026-04-20T00:35:00Z">
        <w:r w:rsidR="00296A6B">
          <w:rPr>
            <w:sz w:val="20"/>
            <w:szCs w:val="20"/>
          </w:rPr>
          <w:t xml:space="preserve">web </w:t>
        </w:r>
      </w:ins>
      <w:r w:rsidRPr="00C431A3">
        <w:rPr>
          <w:sz w:val="20"/>
          <w:szCs w:val="20"/>
          <w:rPrChange w:id="13" w:author="Hsien-Hsin Lee" w:date="2026-04-19T16:59:00Z" w16du:dateUtc="2026-04-19T20:59:00Z">
            <w:rPr>
              <w:color w:val="767676"/>
              <w:sz w:val="20"/>
              <w:szCs w:val="20"/>
            </w:rPr>
          </w:rPrChange>
        </w:rPr>
        <w:t>pilot</w:t>
      </w:r>
      <w:r w:rsidR="00BA5642" w:rsidRPr="00C431A3">
        <w:rPr>
          <w:sz w:val="20"/>
          <w:szCs w:val="20"/>
          <w:rPrChange w:id="14" w:author="Hsien-Hsin Lee" w:date="2026-04-19T16:59:00Z" w16du:dateUtc="2026-04-19T20:59:00Z">
            <w:rPr>
              <w:color w:val="767676"/>
              <w:sz w:val="20"/>
              <w:szCs w:val="20"/>
            </w:rPr>
          </w:rPrChange>
        </w:rPr>
        <w:t xml:space="preserve"> site</w:t>
      </w:r>
      <w:r w:rsidRPr="00C431A3">
        <w:rPr>
          <w:sz w:val="20"/>
          <w:szCs w:val="20"/>
          <w:rPrChange w:id="15" w:author="Hsien-Hsin Lee" w:date="2026-04-19T16:59:00Z" w16du:dateUtc="2026-04-19T20:59:00Z">
            <w:rPr>
              <w:color w:val="767676"/>
              <w:sz w:val="20"/>
              <w:szCs w:val="20"/>
            </w:rPr>
          </w:rPrChange>
        </w:rPr>
        <w:t xml:space="preserve">: </w:t>
      </w:r>
      <w:r w:rsidR="00BA5642">
        <w:fldChar w:fldCharType="begin"/>
      </w:r>
      <w:r w:rsidR="00BA5642">
        <w:instrText>HYPERLINK "https://hsienhsinlee.github.io/dogs/"</w:instrText>
      </w:r>
      <w:r w:rsidR="00BA5642">
        <w:fldChar w:fldCharType="separate"/>
      </w:r>
      <w:r w:rsidR="00BA5642" w:rsidRPr="00BA5642">
        <w:rPr>
          <w:rStyle w:val="Hyperlink"/>
          <w:sz w:val="20"/>
          <w:szCs w:val="20"/>
        </w:rPr>
        <w:t>https://hsienhsinlee.github.io/dogs/</w:t>
      </w:r>
      <w:r w:rsidR="00BA5642">
        <w:fldChar w:fldCharType="end"/>
      </w:r>
    </w:p>
    <w:p w14:paraId="091C98E3" w14:textId="03A8AF76" w:rsidR="0081025C" w:rsidRDefault="0081025C">
      <w:pPr>
        <w:contextualSpacing/>
        <w:rPr>
          <w:color w:val="767676"/>
          <w:sz w:val="20"/>
          <w:szCs w:val="20"/>
        </w:rPr>
      </w:pPr>
      <w:ins w:id="16" w:author="Hsien-Hsin Lee" w:date="2026-04-19T16:10:00Z" w16du:dateUtc="2026-04-19T20:10:00Z">
        <w:r w:rsidRPr="00C431A3">
          <w:rPr>
            <w:sz w:val="20"/>
            <w:szCs w:val="20"/>
            <w:rPrChange w:id="17" w:author="Hsien-Hsin Lee" w:date="2026-04-19T16:59:00Z" w16du:dateUtc="2026-04-19T20:59:00Z">
              <w:rPr>
                <w:color w:val="767676"/>
                <w:sz w:val="20"/>
                <w:szCs w:val="20"/>
              </w:rPr>
            </w:rPrChange>
          </w:rPr>
          <w:t xml:space="preserve">Project GitHub repo: </w:t>
        </w:r>
      </w:ins>
      <w:ins w:id="18" w:author="Hsien-Hsin Lee" w:date="2026-04-19T16:11:00Z" w16du:dateUtc="2026-04-19T20:11:00Z">
        <w:r w:rsidR="001A1AF1">
          <w:rPr>
            <w:color w:val="767676"/>
            <w:sz w:val="20"/>
            <w:szCs w:val="20"/>
          </w:rPr>
          <w:fldChar w:fldCharType="begin"/>
        </w:r>
        <w:r w:rsidR="001A1AF1">
          <w:rPr>
            <w:color w:val="767676"/>
            <w:sz w:val="20"/>
            <w:szCs w:val="20"/>
          </w:rPr>
          <w:instrText>HYPERLINK "https://github.com/hsienhsinlee/MIT_15.727.AE_TakeMeHome"</w:instrText>
        </w:r>
        <w:r w:rsidR="001A1AF1">
          <w:rPr>
            <w:color w:val="767676"/>
            <w:sz w:val="20"/>
            <w:szCs w:val="20"/>
          </w:rPr>
        </w:r>
        <w:r w:rsidR="001A1AF1">
          <w:rPr>
            <w:color w:val="767676"/>
            <w:sz w:val="20"/>
            <w:szCs w:val="20"/>
          </w:rPr>
          <w:fldChar w:fldCharType="separate"/>
        </w:r>
        <w:r w:rsidR="001A1AF1" w:rsidRPr="001A1AF1">
          <w:rPr>
            <w:rStyle w:val="Hyperlink"/>
            <w:sz w:val="20"/>
            <w:szCs w:val="20"/>
          </w:rPr>
          <w:t>https://github.com/hsienhsinlee/MIT_15.727.AE_TakeMeHome</w:t>
        </w:r>
        <w:r w:rsidR="001A1AF1">
          <w:rPr>
            <w:color w:val="767676"/>
            <w:sz w:val="20"/>
            <w:szCs w:val="20"/>
          </w:rPr>
          <w:fldChar w:fldCharType="end"/>
        </w:r>
      </w:ins>
    </w:p>
    <w:p w14:paraId="0C49188A" w14:textId="396B5B3C" w:rsidR="00FA74DA" w:rsidRDefault="00FA74DA" w:rsidP="00FA74DA">
      <w:pPr>
        <w:contextualSpacing/>
        <w:rPr>
          <w:sz w:val="20"/>
          <w:szCs w:val="20"/>
        </w:rPr>
      </w:pPr>
      <w:r w:rsidRPr="00FA74DA">
        <w:rPr>
          <w:sz w:val="20"/>
          <w:szCs w:val="20"/>
        </w:rPr>
        <w:t xml:space="preserve">Project video presentation: </w:t>
      </w:r>
      <w:hyperlink r:id="rId13" w:history="1">
        <w:r w:rsidRPr="00281BCC">
          <w:rPr>
            <w:rStyle w:val="Hyperlink"/>
            <w:sz w:val="20"/>
            <w:szCs w:val="20"/>
          </w:rPr>
          <w:t>https://youtu.be/j-qtlOA6M</w:t>
        </w:r>
        <w:r w:rsidRPr="00281BCC">
          <w:rPr>
            <w:rStyle w:val="Hyperlink"/>
            <w:sz w:val="20"/>
            <w:szCs w:val="20"/>
          </w:rPr>
          <w:t>Z</w:t>
        </w:r>
        <w:r w:rsidRPr="00281BCC">
          <w:rPr>
            <w:rStyle w:val="Hyperlink"/>
            <w:sz w:val="20"/>
            <w:szCs w:val="20"/>
          </w:rPr>
          <w:t>0</w:t>
        </w:r>
      </w:hyperlink>
    </w:p>
    <w:p w14:paraId="6D1C42AE" w14:textId="2921E275" w:rsidR="0081025C" w:rsidRPr="0081025C" w:rsidDel="0081025C" w:rsidRDefault="0081025C">
      <w:pPr>
        <w:pBdr>
          <w:bottom w:val="single" w:sz="8" w:space="3" w:color="2E75B6"/>
        </w:pBdr>
        <w:contextualSpacing/>
        <w:jc w:val="center"/>
        <w:rPr>
          <w:del w:id="19" w:author="Hsien-Hsin Lee" w:date="2026-04-19T16:10:00Z" w16du:dateUtc="2026-04-19T20:10:00Z"/>
          <w:sz w:val="20"/>
          <w:szCs w:val="20"/>
          <w:rPrChange w:id="20" w:author="Hsien-Hsin Lee" w:date="2026-04-19T16:10:00Z" w16du:dateUtc="2026-04-19T20:10:00Z">
            <w:rPr>
              <w:del w:id="21" w:author="Hsien-Hsin Lee" w:date="2026-04-19T16:10:00Z" w16du:dateUtc="2026-04-19T20:10:00Z"/>
            </w:rPr>
          </w:rPrChange>
        </w:rPr>
        <w:pPrChange w:id="22" w:author="Hsien-Hsin Lee" w:date="2026-04-19T20:34:00Z" w16du:dateUtc="2026-04-20T00:34:00Z">
          <w:pPr>
            <w:contextualSpacing/>
            <w:jc w:val="center"/>
          </w:pPr>
        </w:pPrChange>
      </w:pPr>
    </w:p>
    <w:p w14:paraId="42B7C96B" w14:textId="77777777" w:rsidR="00AB4F32" w:rsidRPr="0081025C" w:rsidRDefault="00AB4F32">
      <w:pPr>
        <w:pBdr>
          <w:bottom w:val="single" w:sz="8" w:space="3" w:color="2E75B6"/>
        </w:pBdr>
        <w:spacing w:after="180"/>
        <w:rPr>
          <w:sz w:val="20"/>
          <w:szCs w:val="20"/>
          <w:rPrChange w:id="23" w:author="Hsien-Hsin Lee" w:date="2026-04-19T16:10:00Z" w16du:dateUtc="2026-04-19T20:10:00Z">
            <w:rPr/>
          </w:rPrChange>
        </w:rPr>
        <w:pPrChange w:id="24" w:author="Hsien-Hsin Lee" w:date="2026-04-19T20:34:00Z" w16du:dateUtc="2026-04-20T00:34:00Z">
          <w:pPr>
            <w:pBdr>
              <w:bottom w:val="single" w:sz="8" w:space="4" w:color="2E75B6"/>
            </w:pBdr>
            <w:spacing w:after="180"/>
          </w:pPr>
        </w:pPrChange>
      </w:pPr>
    </w:p>
    <w:p w14:paraId="3B3FC2A2" w14:textId="77777777" w:rsidR="00F3577D" w:rsidDel="001A1AF1" w:rsidRDefault="00F3577D">
      <w:pPr>
        <w:pStyle w:val="Heading1"/>
        <w:rPr>
          <w:del w:id="25" w:author="Hsien-Hsin Lee" w:date="2026-04-19T16:11:00Z" w16du:dateUtc="2026-04-19T20:11:00Z"/>
        </w:rPr>
      </w:pPr>
    </w:p>
    <w:p w14:paraId="1FB6D774" w14:textId="2EBCECBD" w:rsidR="00AB4F32" w:rsidRDefault="00F54C8D">
      <w:pPr>
        <w:pStyle w:val="Heading1"/>
      </w:pPr>
      <w:r>
        <w:t>1. Introduction &amp; Background</w:t>
      </w:r>
    </w:p>
    <w:p w14:paraId="44743EDA" w14:textId="77777777" w:rsidR="00AB4F32" w:rsidRDefault="00F54C8D">
      <w:pPr>
        <w:spacing w:after="100" w:line="264" w:lineRule="auto"/>
        <w:jc w:val="both"/>
      </w:pPr>
      <w:r>
        <w:rPr>
          <w:color w:val="333333"/>
        </w:rPr>
        <w:t xml:space="preserve">Animal shelters across the United States take in millions of animals each year while operating under severe resource and budget constraints. Allocation decisions—which animals receive behavioral rehabilitation, premium placement, medical intervention, or targeted marketing—are typically made by staff based on experience and intuition rather than systematic data analysis. These decisions occur at scale and under time pressure, and they directly shape adoption outcomes. For animals at risk of long shelter stays, early proactive intervention can be </w:t>
      </w:r>
      <w:proofErr w:type="gramStart"/>
      <w:r>
        <w:rPr>
          <w:color w:val="333333"/>
        </w:rPr>
        <w:t>life-saving</w:t>
      </w:r>
      <w:proofErr w:type="gramEnd"/>
      <w:r>
        <w:rPr>
          <w:color w:val="333333"/>
        </w:rPr>
        <w:t>; without it, prolonged shelter stress degrades behavior and further reduces adoptability.</w:t>
      </w:r>
    </w:p>
    <w:p w14:paraId="3A9C1680" w14:textId="2E1A511C" w:rsidR="00AB4F32" w:rsidRDefault="00F54C8D">
      <w:pPr>
        <w:spacing w:after="100" w:line="264" w:lineRule="auto"/>
        <w:jc w:val="both"/>
      </w:pPr>
      <w:r>
        <w:rPr>
          <w:color w:val="333333"/>
        </w:rPr>
        <w:t xml:space="preserve">We present </w:t>
      </w:r>
      <w:r w:rsidR="00DB37A0">
        <w:rPr>
          <w:color w:val="333333"/>
        </w:rPr>
        <w:t>“</w:t>
      </w:r>
      <w:r>
        <w:rPr>
          <w:color w:val="333333"/>
        </w:rPr>
        <w:t>Take Me Home,</w:t>
      </w:r>
      <w:r w:rsidR="00DB37A0">
        <w:rPr>
          <w:color w:val="333333"/>
        </w:rPr>
        <w:t>”</w:t>
      </w:r>
      <w:r>
        <w:rPr>
          <w:color w:val="333333"/>
        </w:rPr>
        <w:t xml:space="preserve"> a machine learning </w:t>
      </w:r>
      <w:ins w:id="26" w:author="Hsien-Hsin Lee" w:date="2026-04-19T10:42:00Z" w16du:dateUtc="2026-04-19T14:42:00Z">
        <w:r w:rsidR="00F74A4D">
          <w:rPr>
            <w:color w:val="333333"/>
          </w:rPr>
          <w:t>platform</w:t>
        </w:r>
      </w:ins>
      <w:r>
        <w:rPr>
          <w:color w:val="333333"/>
        </w:rPr>
        <w:t xml:space="preserve"> </w:t>
      </w:r>
      <w:ins w:id="27" w:author="Hsien-Hsin Lee" w:date="2026-04-19T10:45:00Z" w16du:dateUtc="2026-04-19T14:45:00Z">
        <w:r w:rsidR="00DE11DA">
          <w:rPr>
            <w:color w:val="333333"/>
          </w:rPr>
          <w:t xml:space="preserve">based on the </w:t>
        </w:r>
        <w:proofErr w:type="spellStart"/>
        <w:r w:rsidR="00DE11DA">
          <w:rPr>
            <w:color w:val="333333"/>
          </w:rPr>
          <w:t>XGBoost</w:t>
        </w:r>
        <w:proofErr w:type="spellEnd"/>
        <w:r w:rsidR="00DE11DA">
          <w:rPr>
            <w:color w:val="333333"/>
          </w:rPr>
          <w:t xml:space="preserve"> algorithm </w:t>
        </w:r>
      </w:ins>
      <w:r>
        <w:rPr>
          <w:color w:val="333333"/>
        </w:rPr>
        <w:t xml:space="preserve">that predicts a </w:t>
      </w:r>
      <w:ins w:id="28" w:author="Hsien-Hsin Lee" w:date="2026-04-19T17:00:00Z" w16du:dateUtc="2026-04-19T21:00:00Z">
        <w:r w:rsidR="005E309B">
          <w:rPr>
            <w:color w:val="333333"/>
          </w:rPr>
          <w:t>given animal’s</w:t>
        </w:r>
      </w:ins>
      <w:del w:id="29" w:author="Hsien-Hsin Lee" w:date="2026-04-19T17:00:00Z" w16du:dateUtc="2026-04-19T21:00:00Z">
        <w:r w:rsidDel="005E309B">
          <w:rPr>
            <w:color w:val="333333"/>
          </w:rPr>
          <w:delText>dog’s</w:delText>
        </w:r>
      </w:del>
      <w:r>
        <w:rPr>
          <w:color w:val="333333"/>
        </w:rPr>
        <w:t xml:space="preserve"> expected length of stay (LOS) </w:t>
      </w:r>
      <w:proofErr w:type="gramStart"/>
      <w:r>
        <w:rPr>
          <w:color w:val="333333"/>
        </w:rPr>
        <w:t>at the moment</w:t>
      </w:r>
      <w:proofErr w:type="gramEnd"/>
      <w:r>
        <w:rPr>
          <w:color w:val="333333"/>
        </w:rPr>
        <w:t xml:space="preserve"> of shelter intake—before any behavioral assessment or adopter interaction has occurred. By surfacing individualized, data-driven risk scores at intake, the tool enables shelter operators to immediately identify high-risk animals, prioritize limited resources toward cases most in need, and ultimately reduce chronic shelter crowding and euthanasia rates. We deploy the </w:t>
      </w:r>
      <w:ins w:id="30" w:author="Hsien-Hsin Lee" w:date="2026-04-19T17:00:00Z" w16du:dateUtc="2026-04-19T21:00:00Z">
        <w:r w:rsidR="005E309B">
          <w:rPr>
            <w:color w:val="333333"/>
          </w:rPr>
          <w:t>“</w:t>
        </w:r>
      </w:ins>
      <w:r>
        <w:rPr>
          <w:color w:val="333333"/>
        </w:rPr>
        <w:t>dog model</w:t>
      </w:r>
      <w:ins w:id="31" w:author="Hsien-Hsin Lee" w:date="2026-04-19T17:00:00Z" w16du:dateUtc="2026-04-19T21:00:00Z">
        <w:r w:rsidR="005E309B">
          <w:rPr>
            <w:color w:val="333333"/>
          </w:rPr>
          <w:t>”</w:t>
        </w:r>
      </w:ins>
      <w:r>
        <w:rPr>
          <w:color w:val="333333"/>
        </w:rPr>
        <w:t xml:space="preserve"> as a</w:t>
      </w:r>
      <w:ins w:id="32" w:author="Hsien-Hsin Lee" w:date="2026-04-19T16:59:00Z" w16du:dateUtc="2026-04-19T20:59:00Z">
        <w:r w:rsidR="005E309B">
          <w:rPr>
            <w:color w:val="333333"/>
          </w:rPr>
          <w:t>n</w:t>
        </w:r>
      </w:ins>
      <w:r>
        <w:rPr>
          <w:color w:val="333333"/>
        </w:rPr>
        <w:t xml:space="preserve"> </w:t>
      </w:r>
      <w:del w:id="33" w:author="Hsien-Hsin Lee" w:date="2026-04-19T10:43:00Z" w16du:dateUtc="2026-04-19T14:43:00Z">
        <w:r w:rsidDel="0046019A">
          <w:rPr>
            <w:color w:val="333333"/>
          </w:rPr>
          <w:delText xml:space="preserve">live </w:delText>
        </w:r>
      </w:del>
      <w:ins w:id="34" w:author="Hsien-Hsin Lee" w:date="2026-04-19T10:43:00Z" w16du:dateUtc="2026-04-19T14:43:00Z">
        <w:r w:rsidR="0046019A">
          <w:rPr>
            <w:color w:val="333333"/>
          </w:rPr>
          <w:t xml:space="preserve">interactive </w:t>
        </w:r>
      </w:ins>
      <w:r>
        <w:rPr>
          <w:color w:val="333333"/>
        </w:rPr>
        <w:t>web application (</w:t>
      </w:r>
      <w:hyperlink r:id="rId14" w:history="1">
        <w:r w:rsidR="00AB4F32" w:rsidRPr="00C34C77">
          <w:rPr>
            <w:rStyle w:val="Hyperlink"/>
          </w:rPr>
          <w:t>hsienhsinlee.github.io/dogs/</w:t>
        </w:r>
      </w:hyperlink>
      <w:r>
        <w:rPr>
          <w:color w:val="333333"/>
        </w:rPr>
        <w:t xml:space="preserve">) designed for non-technical shelter staff. </w:t>
      </w:r>
      <w:ins w:id="35" w:author="Hsien-Hsin Lee" w:date="2026-04-19T10:43:00Z" w16du:dateUtc="2026-04-19T14:43:00Z">
        <w:r w:rsidR="00AA1F0D">
          <w:rPr>
            <w:color w:val="333333"/>
          </w:rPr>
          <w:t xml:space="preserve">Separately, we also built </w:t>
        </w:r>
      </w:ins>
      <w:ins w:id="36" w:author="Hsien-Hsin Lee" w:date="2026-04-19T17:00:00Z" w16du:dateUtc="2026-04-19T21:00:00Z">
        <w:r w:rsidR="005E309B">
          <w:rPr>
            <w:color w:val="333333"/>
          </w:rPr>
          <w:t xml:space="preserve">a </w:t>
        </w:r>
      </w:ins>
      <w:ins w:id="37" w:author="Hsien-Hsin Lee" w:date="2026-04-19T10:43:00Z" w16du:dateUtc="2026-04-19T14:43:00Z">
        <w:r w:rsidR="00AA1F0D">
          <w:rPr>
            <w:color w:val="333333"/>
          </w:rPr>
          <w:t xml:space="preserve">similar model in parallel to </w:t>
        </w:r>
      </w:ins>
      <w:ins w:id="38" w:author="Hsien-Hsin Lee" w:date="2026-04-19T10:44:00Z" w16du:dateUtc="2026-04-19T14:44:00Z">
        <w:r w:rsidR="00806101">
          <w:rPr>
            <w:color w:val="333333"/>
          </w:rPr>
          <w:t>predic</w:t>
        </w:r>
        <w:r w:rsidR="00E22BDC">
          <w:rPr>
            <w:color w:val="333333"/>
          </w:rPr>
          <w:t>t</w:t>
        </w:r>
      </w:ins>
      <w:del w:id="39" w:author="Hsien-Hsin Lee" w:date="2026-04-19T10:43:00Z" w16du:dateUtc="2026-04-19T14:43:00Z">
        <w:r w:rsidDel="00AA1F0D">
          <w:rPr>
            <w:color w:val="333333"/>
          </w:rPr>
          <w:delText>A parallel</w:delText>
        </w:r>
      </w:del>
      <w:r>
        <w:rPr>
          <w:color w:val="333333"/>
        </w:rPr>
        <w:t xml:space="preserve"> </w:t>
      </w:r>
      <w:ins w:id="40" w:author="Hsien-Hsin Lee" w:date="2026-04-19T10:47:00Z" w16du:dateUtc="2026-04-19T14:47:00Z">
        <w:r w:rsidR="000977BA">
          <w:rPr>
            <w:color w:val="333333"/>
          </w:rPr>
          <w:t xml:space="preserve">a </w:t>
        </w:r>
      </w:ins>
      <w:r>
        <w:rPr>
          <w:color w:val="333333"/>
        </w:rPr>
        <w:t>cat</w:t>
      </w:r>
      <w:ins w:id="41" w:author="Hsien-Hsin Lee" w:date="2026-04-19T10:44:00Z" w16du:dateUtc="2026-04-19T14:44:00Z">
        <w:r w:rsidR="00E22BDC">
          <w:rPr>
            <w:color w:val="333333"/>
          </w:rPr>
          <w:t xml:space="preserve">’s LOS </w:t>
        </w:r>
      </w:ins>
      <w:del w:id="42" w:author="Hsien-Hsin Lee" w:date="2026-04-19T10:44:00Z" w16du:dateUtc="2026-04-19T14:44:00Z">
        <w:r w:rsidDel="00E22BDC">
          <w:rPr>
            <w:color w:val="333333"/>
          </w:rPr>
          <w:delText xml:space="preserve">-only model </w:delText>
        </w:r>
      </w:del>
      <w:ins w:id="43" w:author="Hsien-Hsin Lee" w:date="2026-04-19T10:44:00Z" w16du:dateUtc="2026-04-19T14:44:00Z">
        <w:r w:rsidR="00E22BDC">
          <w:rPr>
            <w:color w:val="333333"/>
          </w:rPr>
          <w:t xml:space="preserve">to </w:t>
        </w:r>
      </w:ins>
      <w:del w:id="44" w:author="Hsien-Hsin Lee" w:date="2026-04-19T10:44:00Z" w16du:dateUtc="2026-04-19T14:44:00Z">
        <w:r w:rsidDel="00E22BDC">
          <w:rPr>
            <w:color w:val="333333"/>
          </w:rPr>
          <w:delText xml:space="preserve">(log R² = 0.421) </w:delText>
        </w:r>
      </w:del>
      <w:r>
        <w:rPr>
          <w:color w:val="333333"/>
        </w:rPr>
        <w:t>demonstrate</w:t>
      </w:r>
      <w:del w:id="45" w:author="Hsien-Hsin Lee" w:date="2026-04-19T10:44:00Z" w16du:dateUtc="2026-04-19T14:44:00Z">
        <w:r w:rsidDel="00E22BDC">
          <w:rPr>
            <w:color w:val="333333"/>
          </w:rPr>
          <w:delText>s</w:delText>
        </w:r>
      </w:del>
      <w:r>
        <w:rPr>
          <w:color w:val="333333"/>
        </w:rPr>
        <w:t xml:space="preserve"> cross-species applicability of </w:t>
      </w:r>
      <w:ins w:id="46" w:author="Hsien-Hsin Lee" w:date="2026-04-19T10:44:00Z" w16du:dateUtc="2026-04-19T14:44:00Z">
        <w:r w:rsidR="00EF393D">
          <w:rPr>
            <w:color w:val="333333"/>
          </w:rPr>
          <w:t>our methodology</w:t>
        </w:r>
      </w:ins>
      <w:del w:id="47" w:author="Hsien-Hsin Lee" w:date="2026-04-19T10:44:00Z" w16du:dateUtc="2026-04-19T14:44:00Z">
        <w:r w:rsidDel="00EF393D">
          <w:rPr>
            <w:color w:val="333333"/>
          </w:rPr>
          <w:delText xml:space="preserve">the </w:delText>
        </w:r>
      </w:del>
      <w:del w:id="48" w:author="Hsien-Hsin Lee" w:date="2026-04-19T10:45:00Z" w16du:dateUtc="2026-04-19T14:45:00Z">
        <w:r w:rsidDel="00EF393D">
          <w:rPr>
            <w:color w:val="333333"/>
          </w:rPr>
          <w:delText>framework</w:delText>
        </w:r>
      </w:del>
      <w:r>
        <w:rPr>
          <w:color w:val="333333"/>
        </w:rPr>
        <w:t>.</w:t>
      </w:r>
    </w:p>
    <w:p w14:paraId="1117F628" w14:textId="77777777" w:rsidR="00AB4F32" w:rsidRDefault="00F54C8D">
      <w:pPr>
        <w:pStyle w:val="Heading1"/>
        <w:spacing w:before="240"/>
        <w:pPrChange w:id="49" w:author="Hsien-Hsin Lee" w:date="2026-04-19T20:33:00Z" w16du:dateUtc="2026-04-20T00:33:00Z">
          <w:pPr>
            <w:pStyle w:val="Heading1"/>
          </w:pPr>
        </w:pPrChange>
      </w:pPr>
      <w:r>
        <w:t>2.  Methods</w:t>
      </w:r>
    </w:p>
    <w:p w14:paraId="5F4B2536" w14:textId="32C1DB65" w:rsidR="00AB4F32" w:rsidRDefault="00F54C8D">
      <w:pPr>
        <w:pStyle w:val="Heading2"/>
      </w:pPr>
      <w:proofErr w:type="gramStart"/>
      <w:r>
        <w:t xml:space="preserve">2.1  </w:t>
      </w:r>
      <w:ins w:id="50" w:author="Hsien-Hsin Lee" w:date="2026-04-19T19:53:00Z" w16du:dateUtc="2026-04-19T23:53:00Z">
        <w:r w:rsidR="00CC65A7">
          <w:t>Training</w:t>
        </w:r>
        <w:proofErr w:type="gramEnd"/>
        <w:r w:rsidR="00CC65A7">
          <w:t xml:space="preserve"> </w:t>
        </w:r>
      </w:ins>
      <w:r>
        <w:t>Data</w:t>
      </w:r>
      <w:ins w:id="51" w:author="Hsien-Hsin Lee" w:date="2026-04-19T19:53:00Z" w16du:dateUtc="2026-04-19T23:53:00Z">
        <w:r w:rsidR="00CC65A7">
          <w:t xml:space="preserve"> Collection</w:t>
        </w:r>
      </w:ins>
    </w:p>
    <w:p w14:paraId="60DF69CC" w14:textId="500CF1A3" w:rsidR="00AB4F32" w:rsidRDefault="00F54C8D">
      <w:pPr>
        <w:spacing w:after="100" w:line="264" w:lineRule="auto"/>
        <w:jc w:val="both"/>
      </w:pPr>
      <w:r>
        <w:rPr>
          <w:color w:val="333333"/>
        </w:rPr>
        <w:t xml:space="preserve">We use the Austin Animal Center (AAC) Shelter Outcomes dataset, a publicly available record of all intakes and outcomes at Austin, Texas’s municipal open-admission shelter. </w:t>
      </w:r>
      <w:proofErr w:type="gramStart"/>
      <w:ins w:id="52" w:author="Hsien-Hsin Lee" w:date="2026-04-19T15:36:00Z" w16du:dateUtc="2026-04-19T19:36:00Z">
        <w:r w:rsidR="00450865">
          <w:rPr>
            <w:color w:val="333333"/>
          </w:rPr>
          <w:t>First</w:t>
        </w:r>
      </w:ins>
      <w:ins w:id="53" w:author="Hsien-Hsin Lee" w:date="2026-04-19T15:42:00Z" w16du:dateUtc="2026-04-19T19:42:00Z">
        <w:r w:rsidR="0096150C">
          <w:rPr>
            <w:color w:val="333333"/>
          </w:rPr>
          <w:t xml:space="preserve"> of all</w:t>
        </w:r>
        <w:proofErr w:type="gramEnd"/>
        <w:r w:rsidR="0096150C">
          <w:rPr>
            <w:color w:val="333333"/>
          </w:rPr>
          <w:t xml:space="preserve">, data </w:t>
        </w:r>
      </w:ins>
      <w:ins w:id="54" w:author="Hsien-Hsin Lee" w:date="2026-04-19T17:00:00Z" w16du:dateUtc="2026-04-19T21:00:00Z">
        <w:r w:rsidR="006159FF">
          <w:rPr>
            <w:color w:val="333333"/>
          </w:rPr>
          <w:t xml:space="preserve">entries </w:t>
        </w:r>
      </w:ins>
      <w:ins w:id="55" w:author="Hsien-Hsin Lee" w:date="2026-04-19T15:42:00Z" w16du:dateUtc="2026-04-19T19:42:00Z">
        <w:r w:rsidR="0096150C">
          <w:rPr>
            <w:color w:val="333333"/>
          </w:rPr>
          <w:t xml:space="preserve">provided by ACC </w:t>
        </w:r>
      </w:ins>
      <w:ins w:id="56" w:author="Hsien-Hsin Lee" w:date="2026-04-19T17:00:00Z" w16du:dateUtc="2026-04-19T21:00:00Z">
        <w:r w:rsidR="006159FF">
          <w:rPr>
            <w:color w:val="333333"/>
          </w:rPr>
          <w:t>were</w:t>
        </w:r>
      </w:ins>
      <w:ins w:id="57" w:author="Hsien-Hsin Lee" w:date="2026-04-19T15:43:00Z" w16du:dateUtc="2026-04-19T19:43:00Z">
        <w:r w:rsidR="0096150C">
          <w:rPr>
            <w:color w:val="333333"/>
          </w:rPr>
          <w:t xml:space="preserve"> not </w:t>
        </w:r>
      </w:ins>
      <w:ins w:id="58" w:author="Hsien-Hsin Lee" w:date="2026-04-19T17:00:00Z" w16du:dateUtc="2026-04-19T21:00:00Z">
        <w:r w:rsidR="006159FF">
          <w:rPr>
            <w:color w:val="333333"/>
          </w:rPr>
          <w:t>well</w:t>
        </w:r>
      </w:ins>
      <w:ins w:id="59" w:author="Hsien-Hsin Lee" w:date="2026-04-19T15:43:00Z" w16du:dateUtc="2026-04-19T19:43:00Z">
        <w:r w:rsidR="0096150C">
          <w:rPr>
            <w:color w:val="333333"/>
          </w:rPr>
          <w:t xml:space="preserve"> organized. The</w:t>
        </w:r>
      </w:ins>
      <w:ins w:id="60" w:author="Hsien-Hsin Lee" w:date="2026-04-19T17:01:00Z" w16du:dateUtc="2026-04-19T21:01:00Z">
        <w:r w:rsidR="006159FF">
          <w:rPr>
            <w:color w:val="333333"/>
          </w:rPr>
          <w:t xml:space="preserve"> </w:t>
        </w:r>
      </w:ins>
      <w:ins w:id="61" w:author="Hsien-Hsin Lee" w:date="2026-04-19T15:43:00Z" w16du:dateUtc="2026-04-19T19:43:00Z">
        <w:r w:rsidR="0096150C">
          <w:rPr>
            <w:color w:val="333333"/>
          </w:rPr>
          <w:t>“intake”</w:t>
        </w:r>
      </w:ins>
      <w:ins w:id="62" w:author="Hsien-Hsin Lee" w:date="2026-04-19T17:01:00Z" w16du:dateUtc="2026-04-19T21:01:00Z">
        <w:r w:rsidR="006159FF">
          <w:rPr>
            <w:color w:val="333333"/>
          </w:rPr>
          <w:t xml:space="preserve"> data</w:t>
        </w:r>
      </w:ins>
      <w:ins w:id="63" w:author="Hsien-Hsin Lee" w:date="2026-04-19T15:43:00Z" w16du:dateUtc="2026-04-19T19:43:00Z">
        <w:r w:rsidR="0096150C">
          <w:rPr>
            <w:color w:val="333333"/>
          </w:rPr>
          <w:t xml:space="preserve"> and the “outcome” </w:t>
        </w:r>
      </w:ins>
      <w:ins w:id="64" w:author="Hsien-Hsin Lee" w:date="2026-04-19T17:01:00Z" w16du:dateUtc="2026-04-19T21:01:00Z">
        <w:r w:rsidR="006159FF">
          <w:rPr>
            <w:color w:val="333333"/>
          </w:rPr>
          <w:t>data of</w:t>
        </w:r>
      </w:ins>
      <w:ins w:id="65" w:author="Hsien-Hsin Lee" w:date="2026-04-19T15:43:00Z" w16du:dateUtc="2026-04-19T19:43:00Z">
        <w:r w:rsidR="0096150C">
          <w:rPr>
            <w:color w:val="333333"/>
          </w:rPr>
          <w:t xml:space="preserve"> </w:t>
        </w:r>
        <w:r w:rsidR="00891214">
          <w:rPr>
            <w:color w:val="333333"/>
          </w:rPr>
          <w:t>animal</w:t>
        </w:r>
      </w:ins>
      <w:ins w:id="66" w:author="Hsien-Hsin Lee" w:date="2026-04-19T17:01:00Z" w16du:dateUtc="2026-04-19T21:01:00Z">
        <w:r w:rsidR="006159FF">
          <w:rPr>
            <w:color w:val="333333"/>
          </w:rPr>
          <w:t>s</w:t>
        </w:r>
      </w:ins>
      <w:ins w:id="67" w:author="Hsien-Hsin Lee" w:date="2026-04-19T15:43:00Z" w16du:dateUtc="2026-04-19T19:43:00Z">
        <w:r w:rsidR="00891214">
          <w:rPr>
            <w:color w:val="333333"/>
          </w:rPr>
          <w:t xml:space="preserve"> were</w:t>
        </w:r>
      </w:ins>
      <w:ins w:id="68" w:author="Hsien-Hsin Lee" w:date="2026-04-19T17:01:00Z" w16du:dateUtc="2026-04-19T21:01:00Z">
        <w:r w:rsidR="006159FF">
          <w:rPr>
            <w:color w:val="333333"/>
          </w:rPr>
          <w:t xml:space="preserve"> kept</w:t>
        </w:r>
      </w:ins>
      <w:ins w:id="69" w:author="Hsien-Hsin Lee" w:date="2026-04-19T15:43:00Z" w16du:dateUtc="2026-04-19T19:43:00Z">
        <w:r w:rsidR="00891214">
          <w:rPr>
            <w:color w:val="333333"/>
          </w:rPr>
          <w:t xml:space="preserve"> </w:t>
        </w:r>
        <w:r w:rsidR="00A428E2">
          <w:rPr>
            <w:color w:val="333333"/>
          </w:rPr>
          <w:t>in two separate</w:t>
        </w:r>
        <w:r w:rsidR="00693FA4">
          <w:rPr>
            <w:color w:val="333333"/>
          </w:rPr>
          <w:t xml:space="preserve"> CSV files</w:t>
        </w:r>
      </w:ins>
      <w:ins w:id="70" w:author="Hsien-Hsin Lee" w:date="2026-04-19T17:01:00Z" w16du:dateUtc="2026-04-19T21:01:00Z">
        <w:r w:rsidR="006159FF">
          <w:rPr>
            <w:color w:val="333333"/>
          </w:rPr>
          <w:t xml:space="preserve"> of slightly distinct formats</w:t>
        </w:r>
      </w:ins>
      <w:ins w:id="71" w:author="Hsien-Hsin Lee" w:date="2026-04-19T15:43:00Z" w16du:dateUtc="2026-04-19T19:43:00Z">
        <w:r w:rsidR="00693FA4">
          <w:rPr>
            <w:color w:val="333333"/>
          </w:rPr>
          <w:t xml:space="preserve">. </w:t>
        </w:r>
      </w:ins>
      <w:ins w:id="72" w:author="Hsien-Hsin Lee" w:date="2026-04-19T17:01:00Z" w16du:dateUtc="2026-04-19T21:01:00Z">
        <w:r w:rsidR="006159FF">
          <w:rPr>
            <w:color w:val="333333"/>
          </w:rPr>
          <w:t>We implemented a</w:t>
        </w:r>
      </w:ins>
      <w:ins w:id="73" w:author="Hsien-Hsin Lee" w:date="2026-04-19T15:43:00Z" w16du:dateUtc="2026-04-19T19:43:00Z">
        <w:r w:rsidR="00693FA4">
          <w:rPr>
            <w:color w:val="333333"/>
          </w:rPr>
          <w:t xml:space="preserve"> Python script </w:t>
        </w:r>
      </w:ins>
      <w:ins w:id="74" w:author="Hsien-Hsin Lee" w:date="2026-04-19T15:44:00Z" w16du:dateUtc="2026-04-19T19:44:00Z">
        <w:r w:rsidR="00693FA4">
          <w:rPr>
            <w:color w:val="333333"/>
          </w:rPr>
          <w:t xml:space="preserve">to clean up and combine these two files into one </w:t>
        </w:r>
        <w:r w:rsidR="008173AF">
          <w:rPr>
            <w:color w:val="333333"/>
          </w:rPr>
          <w:t xml:space="preserve">“combined_austin_shelter_data_v1.xlsx” </w:t>
        </w:r>
      </w:ins>
      <w:ins w:id="75" w:author="Hsien-Hsin Lee" w:date="2026-04-19T17:02:00Z" w16du:dateUtc="2026-04-19T21:02:00Z">
        <w:r w:rsidR="006159FF">
          <w:rPr>
            <w:color w:val="333333"/>
          </w:rPr>
          <w:t>as input for</w:t>
        </w:r>
      </w:ins>
      <w:ins w:id="76" w:author="Hsien-Hsin Lee" w:date="2026-04-19T15:44:00Z" w16du:dateUtc="2026-04-19T19:44:00Z">
        <w:r w:rsidR="008173AF">
          <w:rPr>
            <w:color w:val="333333"/>
          </w:rPr>
          <w:t xml:space="preserve"> our model training</w:t>
        </w:r>
      </w:ins>
      <w:ins w:id="77" w:author="Hsien-Hsin Lee" w:date="2026-04-19T17:02:00Z" w16du:dateUtc="2026-04-19T21:02:00Z">
        <w:r w:rsidR="00C217DA">
          <w:rPr>
            <w:color w:val="333333"/>
          </w:rPr>
          <w:t>. Our</w:t>
        </w:r>
      </w:ins>
      <w:del w:id="78" w:author="Hsien-Hsin Lee" w:date="2026-04-19T17:02:00Z" w16du:dateUtc="2026-04-19T21:02:00Z">
        <w:r w:rsidDel="006159FF">
          <w:rPr>
            <w:color w:val="333333"/>
          </w:rPr>
          <w:delText>After</w:delText>
        </w:r>
      </w:del>
      <w:r>
        <w:rPr>
          <w:color w:val="333333"/>
        </w:rPr>
        <w:t xml:space="preserve"> filtering to </w:t>
      </w:r>
      <w:del w:id="79" w:author="Hsien-Hsin Lee" w:date="2026-04-19T16:12:00Z" w16du:dateUtc="2026-04-19T20:12:00Z">
        <w:r w:rsidDel="00E81BAA">
          <w:rPr>
            <w:color w:val="333333"/>
          </w:rPr>
          <w:delText xml:space="preserve">dog </w:delText>
        </w:r>
      </w:del>
      <w:ins w:id="80" w:author="Hsien-Hsin Lee" w:date="2026-04-19T16:12:00Z" w16du:dateUtc="2026-04-19T20:12:00Z">
        <w:r w:rsidR="00E81BAA">
          <w:rPr>
            <w:color w:val="333333"/>
          </w:rPr>
          <w:t xml:space="preserve">animal </w:t>
        </w:r>
      </w:ins>
      <w:r>
        <w:rPr>
          <w:color w:val="333333"/>
        </w:rPr>
        <w:t xml:space="preserve">records with confirmed adoption outcomes and capping LOS at 365 days to remove extreme outliers, the working dataset contains </w:t>
      </w:r>
      <w:ins w:id="81" w:author="Hsien-Hsin Lee" w:date="2026-04-19T17:03:00Z" w16du:dateUtc="2026-04-19T21:03:00Z">
        <w:r w:rsidR="006E12B4">
          <w:rPr>
            <w:color w:val="333333"/>
          </w:rPr>
          <w:t xml:space="preserve">a total of </w:t>
        </w:r>
      </w:ins>
      <w:del w:id="82" w:author="Hsien-Hsin Lee" w:date="2026-04-19T17:03:00Z" w16du:dateUtc="2026-04-19T21:03:00Z">
        <w:r w:rsidDel="006E12B4">
          <w:rPr>
            <w:color w:val="333333"/>
          </w:rPr>
          <w:delText>tens of</w:delText>
        </w:r>
      </w:del>
      <w:ins w:id="83" w:author="Hsien-Hsin Lee" w:date="2026-04-19T17:03:00Z" w16du:dateUtc="2026-04-19T21:03:00Z">
        <w:r w:rsidR="00E75CDA">
          <w:rPr>
            <w:color w:val="333333"/>
          </w:rPr>
          <w:t xml:space="preserve">172,227 </w:t>
        </w:r>
      </w:ins>
      <w:del w:id="84" w:author="Hsien-Hsin Lee" w:date="2026-04-19T17:03:00Z" w16du:dateUtc="2026-04-19T21:03:00Z">
        <w:r w:rsidDel="00E75CDA">
          <w:rPr>
            <w:color w:val="333333"/>
          </w:rPr>
          <w:delText xml:space="preserve"> </w:delText>
        </w:r>
      </w:del>
      <w:del w:id="85" w:author="Hsien-Hsin Lee" w:date="2026-04-19T17:04:00Z" w16du:dateUtc="2026-04-19T21:04:00Z">
        <w:r w:rsidDel="00E75CDA">
          <w:rPr>
            <w:color w:val="333333"/>
          </w:rPr>
          <w:delText xml:space="preserve">thousands of historical adoption </w:delText>
        </w:r>
      </w:del>
      <w:r>
        <w:rPr>
          <w:color w:val="333333"/>
        </w:rPr>
        <w:t>records spanning</w:t>
      </w:r>
      <w:ins w:id="86" w:author="Hsien-Hsin Lee" w:date="2026-04-19T17:04:00Z" w16du:dateUtc="2026-04-19T21:04:00Z">
        <w:r w:rsidR="00E75CDA">
          <w:rPr>
            <w:color w:val="333333"/>
          </w:rPr>
          <w:t xml:space="preserve"> from 2013 to 2025</w:t>
        </w:r>
      </w:ins>
      <w:del w:id="87" w:author="Hsien-Hsin Lee" w:date="2026-04-19T17:04:00Z" w16du:dateUtc="2026-04-19T21:04:00Z">
        <w:r w:rsidDel="00E75CDA">
          <w:rPr>
            <w:color w:val="333333"/>
          </w:rPr>
          <w:delText xml:space="preserve"> multiple years</w:delText>
        </w:r>
      </w:del>
      <w:r>
        <w:rPr>
          <w:color w:val="333333"/>
        </w:rPr>
        <w:t>. Each record includes intake type, species, breed, coat color, age at intake, sex, intake condition</w:t>
      </w:r>
      <w:ins w:id="88" w:author="Hsien-Hsin Lee" w:date="2026-04-19T17:04:00Z" w16du:dateUtc="2026-04-19T21:04:00Z">
        <w:r w:rsidR="00D72BBE">
          <w:rPr>
            <w:color w:val="333333"/>
          </w:rPr>
          <w:t>s</w:t>
        </w:r>
      </w:ins>
      <w:r>
        <w:rPr>
          <w:color w:val="333333"/>
        </w:rPr>
        <w:t>, intake date, and outcome date.</w:t>
      </w:r>
    </w:p>
    <w:p w14:paraId="75EAA780" w14:textId="77777777" w:rsidR="00AB4F32" w:rsidRDefault="00F54C8D">
      <w:pPr>
        <w:pStyle w:val="Heading2"/>
      </w:pPr>
      <w:r>
        <w:t>2.2  Feature Engineering</w:t>
      </w:r>
    </w:p>
    <w:p w14:paraId="6934930A" w14:textId="4E80A9F9" w:rsidR="005B3EE3" w:rsidRDefault="00F54C8D">
      <w:pPr>
        <w:spacing w:after="100" w:line="264" w:lineRule="auto"/>
        <w:jc w:val="both"/>
        <w:rPr>
          <w:ins w:id="89" w:author="Hsien-Hsin Lee" w:date="2026-04-19T20:16:00Z" w16du:dateUtc="2026-04-20T00:16:00Z"/>
          <w:color w:val="333333"/>
        </w:rPr>
      </w:pPr>
      <w:r>
        <w:rPr>
          <w:color w:val="333333"/>
        </w:rPr>
        <w:t>The target variable is log-transformed (log</w:t>
      </w:r>
      <w:r>
        <w:rPr>
          <w:color w:val="333333"/>
          <w:vertAlign w:val="subscript"/>
        </w:rPr>
        <w:t>1</w:t>
      </w:r>
      <w:r>
        <w:rPr>
          <w:color w:val="333333"/>
        </w:rPr>
        <w:t xml:space="preserve">+p of LOS in days) to address the strong right skew in shelter stay distributions. We engineer </w:t>
      </w:r>
      <w:r>
        <w:rPr>
          <w:b/>
          <w:bCs/>
          <w:color w:val="333333"/>
        </w:rPr>
        <w:t>16 features</w:t>
      </w:r>
      <w:r>
        <w:rPr>
          <w:color w:val="333333"/>
        </w:rPr>
        <w:t xml:space="preserve"> </w:t>
      </w:r>
      <w:ins w:id="90" w:author="Hsien-Hsin Lee" w:date="2026-04-19T17:06:00Z" w16du:dateUtc="2026-04-19T21:06:00Z">
        <w:r w:rsidR="005B3EE3">
          <w:rPr>
            <w:color w:val="333333"/>
          </w:rPr>
          <w:t>as shown in</w:t>
        </w:r>
      </w:ins>
      <w:ins w:id="91" w:author="Hsien-Hsin Lee" w:date="2026-04-19T17:13:00Z" w16du:dateUtc="2026-04-19T21:13:00Z">
        <w:r w:rsidR="000B42B5">
          <w:rPr>
            <w:color w:val="333333"/>
          </w:rPr>
          <w:t xml:space="preserve"> </w:t>
        </w:r>
        <w:r w:rsidR="000B42B5">
          <w:rPr>
            <w:color w:val="333333"/>
          </w:rPr>
          <w:fldChar w:fldCharType="begin"/>
        </w:r>
        <w:r w:rsidR="000B42B5">
          <w:rPr>
            <w:color w:val="333333"/>
          </w:rPr>
          <w:instrText xml:space="preserve"> REF _Ref227511209 \h </w:instrText>
        </w:r>
      </w:ins>
      <w:r w:rsidR="000B42B5">
        <w:rPr>
          <w:color w:val="333333"/>
        </w:rPr>
      </w:r>
      <w:r w:rsidR="000B42B5">
        <w:rPr>
          <w:color w:val="333333"/>
        </w:rPr>
        <w:fldChar w:fldCharType="separate"/>
      </w:r>
      <w:ins w:id="92" w:author="Hsien-Hsin Lee" w:date="2026-04-19T17:08:00Z" w16du:dateUtc="2026-04-19T21:08:00Z">
        <w:r w:rsidR="007E7FF0">
          <w:t xml:space="preserve">Figure </w:t>
        </w:r>
      </w:ins>
      <w:r w:rsidR="007E7FF0">
        <w:rPr>
          <w:noProof/>
        </w:rPr>
        <w:t>1</w:t>
      </w:r>
      <w:ins w:id="93" w:author="Hsien-Hsin Lee" w:date="2026-04-19T17:13:00Z" w16du:dateUtc="2026-04-19T21:13:00Z">
        <w:r w:rsidR="000B42B5">
          <w:rPr>
            <w:color w:val="333333"/>
          </w:rPr>
          <w:fldChar w:fldCharType="end"/>
        </w:r>
      </w:ins>
      <w:ins w:id="94" w:author="Hsien-Hsin Lee" w:date="2026-04-19T17:06:00Z" w16du:dateUtc="2026-04-19T21:06:00Z">
        <w:r w:rsidR="005B3EE3">
          <w:rPr>
            <w:color w:val="333333"/>
          </w:rPr>
          <w:t xml:space="preserve"> </w:t>
        </w:r>
      </w:ins>
      <w:r>
        <w:rPr>
          <w:color w:val="333333"/>
        </w:rPr>
        <w:t xml:space="preserve">across four </w:t>
      </w:r>
      <w:ins w:id="95" w:author="Hsien-Hsin Lee" w:date="2026-04-19T17:06:00Z" w16du:dateUtc="2026-04-19T21:06:00Z">
        <w:r w:rsidR="005B3EE3">
          <w:rPr>
            <w:color w:val="333333"/>
          </w:rPr>
          <w:t xml:space="preserve">major </w:t>
        </w:r>
      </w:ins>
      <w:r>
        <w:rPr>
          <w:color w:val="333333"/>
        </w:rPr>
        <w:lastRenderedPageBreak/>
        <w:t xml:space="preserve">categories: (1) </w:t>
      </w:r>
      <w:r>
        <w:rPr>
          <w:b/>
          <w:bCs/>
          <w:color w:val="333333"/>
        </w:rPr>
        <w:t>Animal characteristics</w:t>
      </w:r>
      <w:r>
        <w:rPr>
          <w:color w:val="333333"/>
        </w:rPr>
        <w:t>—age in days</w:t>
      </w:r>
      <w:del w:id="96" w:author="Hsien-Hsin Lee" w:date="2026-04-19T17:13:00Z" w16du:dateUtc="2026-04-19T21:13:00Z">
        <w:r w:rsidDel="0020568C">
          <w:rPr>
            <w:color w:val="333333"/>
          </w:rPr>
          <w:delText xml:space="preserve"> (parsed from free-text)</w:delText>
        </w:r>
      </w:del>
      <w:r>
        <w:rPr>
          <w:color w:val="333333"/>
        </w:rPr>
        <w:t xml:space="preserve">, age bucket (puppy/young/adult/senior), sex, neuter status, mixed-breed flag, and primary coat color; (2) </w:t>
      </w:r>
      <w:r>
        <w:rPr>
          <w:b/>
          <w:bCs/>
          <w:color w:val="333333"/>
        </w:rPr>
        <w:t>Breed</w:t>
      </w:r>
      <w:r>
        <w:rPr>
          <w:color w:val="333333"/>
        </w:rPr>
        <w:t xml:space="preserve">—target-encoded breed groupings plus two domain-specific binary flags: </w:t>
      </w:r>
      <w:proofErr w:type="spellStart"/>
      <w:r>
        <w:rPr>
          <w:i/>
          <w:iCs/>
          <w:color w:val="333333"/>
        </w:rPr>
        <w:t>is_large_breed</w:t>
      </w:r>
      <w:proofErr w:type="spellEnd"/>
      <w:r>
        <w:rPr>
          <w:color w:val="333333"/>
        </w:rPr>
        <w:t xml:space="preserve"> (Labrador</w:t>
      </w:r>
      <w:ins w:id="97" w:author="Hsien-Hsin Lee" w:date="2026-04-19T17:12:00Z" w16du:dateUtc="2026-04-19T21:12:00Z">
        <w:r w:rsidR="00E824D3">
          <w:rPr>
            <w:color w:val="333333"/>
          </w:rPr>
          <w:t xml:space="preserve"> Retriever</w:t>
        </w:r>
      </w:ins>
      <w:r>
        <w:rPr>
          <w:color w:val="333333"/>
        </w:rPr>
        <w:t>s, German Shepherds, Rottweilers, and similar breeds</w:t>
      </w:r>
      <w:del w:id="98" w:author="Hsien-Hsin Lee" w:date="2026-04-19T17:13:00Z" w16du:dateUtc="2026-04-19T21:13:00Z">
        <w:r w:rsidDel="0020568C">
          <w:rPr>
            <w:color w:val="333333"/>
          </w:rPr>
          <w:delText xml:space="preserve"> whose size creates space and cost concerns</w:delText>
        </w:r>
      </w:del>
      <w:r>
        <w:rPr>
          <w:color w:val="333333"/>
        </w:rPr>
        <w:t xml:space="preserve">) and </w:t>
      </w:r>
      <w:proofErr w:type="spellStart"/>
      <w:r>
        <w:rPr>
          <w:i/>
          <w:iCs/>
          <w:color w:val="333333"/>
        </w:rPr>
        <w:t>is_bully_breed</w:t>
      </w:r>
      <w:proofErr w:type="spellEnd"/>
      <w:r>
        <w:rPr>
          <w:color w:val="333333"/>
        </w:rPr>
        <w:t xml:space="preserve"> (Pit Bulls, Staffordshire Terriers, American Bulldogs, and related breeds </w:t>
      </w:r>
      <w:ins w:id="99" w:author="Hsien-Hsin Lee" w:date="2026-04-19T17:14:00Z" w16du:dateUtc="2026-04-19T21:14:00Z">
        <w:r w:rsidR="00771343">
          <w:rPr>
            <w:color w:val="333333"/>
          </w:rPr>
          <w:t>with potential</w:t>
        </w:r>
      </w:ins>
      <w:del w:id="100" w:author="Hsien-Hsin Lee" w:date="2026-04-19T17:14:00Z" w16du:dateUtc="2026-04-19T21:14:00Z">
        <w:r w:rsidDel="00771343">
          <w:rPr>
            <w:color w:val="333333"/>
          </w:rPr>
          <w:delText>facing</w:delText>
        </w:r>
      </w:del>
      <w:r>
        <w:rPr>
          <w:color w:val="333333"/>
        </w:rPr>
        <w:t xml:space="preserve"> </w:t>
      </w:r>
      <w:del w:id="101" w:author="Hsien-Hsin Lee" w:date="2026-04-19T17:13:00Z" w16du:dateUtc="2026-04-19T21:13:00Z">
        <w:r w:rsidDel="0020568C">
          <w:rPr>
            <w:color w:val="333333"/>
          </w:rPr>
          <w:delText xml:space="preserve">documented </w:delText>
        </w:r>
      </w:del>
      <w:r>
        <w:rPr>
          <w:color w:val="333333"/>
        </w:rPr>
        <w:t xml:space="preserve">adoption bias); (3) </w:t>
      </w:r>
      <w:r>
        <w:rPr>
          <w:b/>
          <w:bCs/>
          <w:color w:val="333333"/>
        </w:rPr>
        <w:t>Intake context</w:t>
      </w:r>
      <w:r>
        <w:rPr>
          <w:color w:val="333333"/>
        </w:rPr>
        <w:t>—intake type</w:t>
      </w:r>
      <w:ins w:id="102" w:author="Hsien-Hsin Lee" w:date="2026-04-19T17:12:00Z" w16du:dateUtc="2026-04-19T21:12:00Z">
        <w:r w:rsidR="00E824D3">
          <w:rPr>
            <w:color w:val="333333"/>
          </w:rPr>
          <w:t>s</w:t>
        </w:r>
      </w:ins>
      <w:r>
        <w:rPr>
          <w:color w:val="333333"/>
        </w:rPr>
        <w:t xml:space="preserve"> (stray, owner surrender, public assist, etc.) and medical condition</w:t>
      </w:r>
      <w:ins w:id="103" w:author="Hsien-Hsin Lee" w:date="2026-04-19T17:12:00Z" w16du:dateUtc="2026-04-19T21:12:00Z">
        <w:r w:rsidR="00E824D3">
          <w:rPr>
            <w:color w:val="333333"/>
          </w:rPr>
          <w:t>s</w:t>
        </w:r>
      </w:ins>
      <w:ins w:id="104" w:author="Hsien-Hsin Lee" w:date="2026-04-19T17:14:00Z" w16du:dateUtc="2026-04-19T21:14:00Z">
        <w:r w:rsidR="00771343">
          <w:rPr>
            <w:color w:val="333333"/>
          </w:rPr>
          <w:t xml:space="preserve"> (normal, medical, injured, pregnant)</w:t>
        </w:r>
      </w:ins>
      <w:r>
        <w:rPr>
          <w:color w:val="333333"/>
        </w:rPr>
        <w:t xml:space="preserve">; (4) </w:t>
      </w:r>
      <w:r>
        <w:rPr>
          <w:b/>
          <w:bCs/>
          <w:color w:val="333333"/>
        </w:rPr>
        <w:t>Temporal</w:t>
      </w:r>
      <w:r>
        <w:rPr>
          <w:color w:val="333333"/>
        </w:rPr>
        <w:t xml:space="preserve">—intake month and day of week to capture seasonality. A </w:t>
      </w:r>
      <w:proofErr w:type="spellStart"/>
      <w:r>
        <w:rPr>
          <w:i/>
          <w:iCs/>
          <w:color w:val="333333"/>
        </w:rPr>
        <w:t>sick_senior</w:t>
      </w:r>
      <w:proofErr w:type="spellEnd"/>
      <w:r>
        <w:rPr>
          <w:color w:val="333333"/>
        </w:rPr>
        <w:t xml:space="preserve"> interaction flag marks dogs that are both medically compromised and over six years old—historically the hardest population to place. All six categorical variables are encoded with 5-fold target encoding to prevent target leakage.</w:t>
      </w:r>
    </w:p>
    <w:p w14:paraId="0131CA64" w14:textId="77777777" w:rsidR="007C6F0B" w:rsidRDefault="007C6F0B">
      <w:pPr>
        <w:spacing w:after="100" w:line="264" w:lineRule="auto"/>
        <w:jc w:val="both"/>
        <w:rPr>
          <w:ins w:id="105" w:author="Hsien-Hsin Lee" w:date="2026-04-19T17:06:00Z" w16du:dateUtc="2026-04-19T21:06:00Z"/>
          <w:color w:val="333333"/>
        </w:rPr>
      </w:pPr>
    </w:p>
    <w:p w14:paraId="7F9692B5" w14:textId="14CB18B4" w:rsidR="008D05CA" w:rsidRDefault="00BE1F49">
      <w:pPr>
        <w:pStyle w:val="Caption"/>
        <w:jc w:val="center"/>
        <w:rPr>
          <w:ins w:id="106" w:author="Hsien-Hsin Lee" w:date="2026-04-19T17:08:00Z" w16du:dateUtc="2026-04-19T21:08:00Z"/>
        </w:rPr>
        <w:pPrChange w:id="107" w:author="Hsien-Hsin Lee" w:date="2026-04-19T17:08:00Z" w16du:dateUtc="2026-04-19T21:08:00Z">
          <w:pPr>
            <w:pStyle w:val="Caption"/>
          </w:pPr>
        </w:pPrChange>
      </w:pPr>
      <w:ins w:id="108" w:author="Hsien-Hsin Lee" w:date="2026-04-19T17:15:00Z" w16du:dateUtc="2026-04-19T21:15:00Z">
        <w:r>
          <w:t xml:space="preserve">     </w:t>
        </w:r>
        <w:r w:rsidRPr="00BE1F49">
          <w:rPr>
            <w:noProof/>
          </w:rPr>
          <w:drawing>
            <wp:inline distT="0" distB="0" distL="0" distR="0" wp14:anchorId="0A854247" wp14:editId="5E88BFD3">
              <wp:extent cx="1519902" cy="1265120"/>
              <wp:effectExtent l="0" t="0" r="4445" b="0"/>
              <wp:docPr id="193269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93218" name=""/>
                      <pic:cNvPicPr/>
                    </pic:nvPicPr>
                    <pic:blipFill>
                      <a:blip r:embed="rId15"/>
                      <a:stretch>
                        <a:fillRect/>
                      </a:stretch>
                    </pic:blipFill>
                    <pic:spPr>
                      <a:xfrm>
                        <a:off x="0" y="0"/>
                        <a:ext cx="1526848" cy="1270901"/>
                      </a:xfrm>
                      <a:prstGeom prst="rect">
                        <a:avLst/>
                      </a:prstGeom>
                    </pic:spPr>
                  </pic:pic>
                </a:graphicData>
              </a:graphic>
            </wp:inline>
          </w:drawing>
        </w:r>
      </w:ins>
      <w:ins w:id="109" w:author="Hsien-Hsin Lee" w:date="2026-04-19T17:07:00Z" w16du:dateUtc="2026-04-19T21:07:00Z">
        <w:r w:rsidR="008D05CA" w:rsidRPr="008D05CA">
          <w:rPr>
            <w:noProof/>
            <w:color w:val="333333"/>
          </w:rPr>
          <w:drawing>
            <wp:inline distT="0" distB="0" distL="0" distR="0" wp14:anchorId="00523FE1" wp14:editId="4453029B">
              <wp:extent cx="2127183" cy="2255769"/>
              <wp:effectExtent l="0" t="0" r="6985" b="0"/>
              <wp:docPr id="2897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2384" name=""/>
                      <pic:cNvPicPr/>
                    </pic:nvPicPr>
                    <pic:blipFill>
                      <a:blip r:embed="rId16"/>
                      <a:stretch>
                        <a:fillRect/>
                      </a:stretch>
                    </pic:blipFill>
                    <pic:spPr>
                      <a:xfrm>
                        <a:off x="0" y="0"/>
                        <a:ext cx="2136336" cy="2265476"/>
                      </a:xfrm>
                      <a:prstGeom prst="rect">
                        <a:avLst/>
                      </a:prstGeom>
                    </pic:spPr>
                  </pic:pic>
                </a:graphicData>
              </a:graphic>
            </wp:inline>
          </w:drawing>
        </w:r>
      </w:ins>
    </w:p>
    <w:p w14:paraId="28357135" w14:textId="4CC0D300" w:rsidR="005B3EE3" w:rsidRPr="005B3EE3" w:rsidRDefault="008D05CA">
      <w:pPr>
        <w:pStyle w:val="Caption"/>
        <w:jc w:val="center"/>
        <w:rPr>
          <w:color w:val="333333"/>
          <w:rPrChange w:id="110" w:author="Hsien-Hsin Lee" w:date="2026-04-19T17:06:00Z" w16du:dateUtc="2026-04-19T21:06:00Z">
            <w:rPr/>
          </w:rPrChange>
        </w:rPr>
        <w:pPrChange w:id="111" w:author="Hsien-Hsin Lee" w:date="2026-04-19T17:08:00Z" w16du:dateUtc="2026-04-19T21:08:00Z">
          <w:pPr>
            <w:spacing w:after="100" w:line="264" w:lineRule="auto"/>
            <w:jc w:val="both"/>
          </w:pPr>
        </w:pPrChange>
      </w:pPr>
      <w:bookmarkStart w:id="112" w:name="_Ref227511209"/>
      <w:ins w:id="113" w:author="Hsien-Hsin Lee" w:date="2026-04-19T17:08:00Z" w16du:dateUtc="2026-04-19T21:08:00Z">
        <w:r>
          <w:t xml:space="preserve">Figure </w:t>
        </w:r>
        <w:r>
          <w:fldChar w:fldCharType="begin"/>
        </w:r>
        <w:r>
          <w:instrText xml:space="preserve"> SEQ Figure \* ARABIC </w:instrText>
        </w:r>
      </w:ins>
      <w:r>
        <w:fldChar w:fldCharType="separate"/>
      </w:r>
      <w:r w:rsidR="007E7FF0">
        <w:rPr>
          <w:noProof/>
        </w:rPr>
        <w:t>1</w:t>
      </w:r>
      <w:ins w:id="114" w:author="Hsien-Hsin Lee" w:date="2026-04-19T17:08:00Z" w16du:dateUtc="2026-04-19T21:08:00Z">
        <w:r>
          <w:fldChar w:fldCharType="end"/>
        </w:r>
        <w:bookmarkEnd w:id="112"/>
        <w:r>
          <w:t xml:space="preserve">. Training </w:t>
        </w:r>
      </w:ins>
      <w:ins w:id="115" w:author="Hsien-Hsin Lee" w:date="2026-04-19T17:16:00Z" w16du:dateUtc="2026-04-19T21:16:00Z">
        <w:r w:rsidR="00BE1F49">
          <w:t xml:space="preserve">Data </w:t>
        </w:r>
      </w:ins>
      <w:ins w:id="116" w:author="Hsien-Hsin Lee" w:date="2026-04-19T17:08:00Z" w16du:dateUtc="2026-04-19T21:08:00Z">
        <w:r>
          <w:t>Set</w:t>
        </w:r>
      </w:ins>
      <w:ins w:id="117" w:author="Hsien-Hsin Lee" w:date="2026-04-19T17:15:00Z" w16du:dateUtc="2026-04-19T21:15:00Z">
        <w:r w:rsidR="00BE1F49">
          <w:t>: Categories and F</w:t>
        </w:r>
      </w:ins>
      <w:ins w:id="118" w:author="Hsien-Hsin Lee" w:date="2026-04-19T17:16:00Z" w16du:dateUtc="2026-04-19T21:16:00Z">
        <w:r w:rsidR="00BE1F49">
          <w:t>e</w:t>
        </w:r>
      </w:ins>
      <w:ins w:id="119" w:author="Hsien-Hsin Lee" w:date="2026-04-19T17:15:00Z" w16du:dateUtc="2026-04-19T21:15:00Z">
        <w:r w:rsidR="00BE1F49">
          <w:t>atures</w:t>
        </w:r>
      </w:ins>
    </w:p>
    <w:p w14:paraId="251B43D5" w14:textId="77777777" w:rsidR="00AB4F32" w:rsidRDefault="00F54C8D">
      <w:pPr>
        <w:pStyle w:val="Heading2"/>
      </w:pPr>
      <w:proofErr w:type="gramStart"/>
      <w:r>
        <w:t>2.3  Predictive</w:t>
      </w:r>
      <w:proofErr w:type="gramEnd"/>
      <w:r>
        <w:t xml:space="preserve"> Model</w:t>
      </w:r>
    </w:p>
    <w:p w14:paraId="49E78142" w14:textId="08839FEE" w:rsidR="00A215E1" w:rsidRDefault="00F54C8D">
      <w:pPr>
        <w:spacing w:after="100" w:line="264" w:lineRule="auto"/>
        <w:jc w:val="both"/>
        <w:rPr>
          <w:ins w:id="120" w:author="Hsien-Hsin Lee" w:date="2026-04-19T19:57:00Z" w16du:dateUtc="2026-04-19T23:57:00Z"/>
          <w:color w:val="333333"/>
        </w:rPr>
      </w:pPr>
      <w:r>
        <w:rPr>
          <w:color w:val="333333"/>
        </w:rPr>
        <w:t>We train</w:t>
      </w:r>
      <w:ins w:id="121" w:author="Hsien-Hsin Lee" w:date="2026-04-19T17:21:00Z" w16du:dateUtc="2026-04-19T21:21:00Z">
        <w:r w:rsidR="002625C3">
          <w:rPr>
            <w:color w:val="333333"/>
          </w:rPr>
          <w:t>ed</w:t>
        </w:r>
      </w:ins>
      <w:r>
        <w:rPr>
          <w:color w:val="333333"/>
        </w:rPr>
        <w:t xml:space="preserve"> </w:t>
      </w:r>
      <w:del w:id="122" w:author="Hsien-Hsin Lee" w:date="2026-04-19T17:21:00Z" w16du:dateUtc="2026-04-19T21:21:00Z">
        <w:r w:rsidDel="002625C3">
          <w:rPr>
            <w:color w:val="333333"/>
          </w:rPr>
          <w:delText xml:space="preserve">an </w:delText>
        </w:r>
      </w:del>
      <w:proofErr w:type="spellStart"/>
      <w:r>
        <w:rPr>
          <w:color w:val="333333"/>
        </w:rPr>
        <w:t>XGBoost</w:t>
      </w:r>
      <w:proofErr w:type="spellEnd"/>
      <w:ins w:id="123" w:author="Hsien-Hsin Lee" w:date="2026-04-19T17:17:00Z" w16du:dateUtc="2026-04-19T21:17:00Z">
        <w:r w:rsidR="00FE023C">
          <w:rPr>
            <w:color w:val="333333"/>
          </w:rPr>
          <w:t xml:space="preserve"> (</w:t>
        </w:r>
      </w:ins>
      <w:proofErr w:type="spellStart"/>
      <w:ins w:id="124" w:author="Hsien-Hsin Lee" w:date="2026-04-19T17:16:00Z" w16du:dateUtc="2026-04-19T21:16:00Z">
        <w:r w:rsidR="0003689E">
          <w:rPr>
            <w:color w:val="333333"/>
          </w:rPr>
          <w:t>eXtreme</w:t>
        </w:r>
        <w:proofErr w:type="spellEnd"/>
        <w:r w:rsidR="0003689E">
          <w:rPr>
            <w:color w:val="333333"/>
          </w:rPr>
          <w:t xml:space="preserve"> Gradient Boosting</w:t>
        </w:r>
      </w:ins>
      <w:ins w:id="125" w:author="Hsien-Hsin Lee" w:date="2026-04-19T17:17:00Z" w16du:dateUtc="2026-04-19T21:17:00Z">
        <w:r w:rsidR="00FE023C">
          <w:rPr>
            <w:color w:val="333333"/>
          </w:rPr>
          <w:t>)</w:t>
        </w:r>
      </w:ins>
      <w:del w:id="126" w:author="Hsien-Hsin Lee" w:date="2026-04-19T17:17:00Z" w16du:dateUtc="2026-04-19T21:17:00Z">
        <w:r w:rsidDel="00FE023C">
          <w:rPr>
            <w:color w:val="333333"/>
          </w:rPr>
          <w:delText xml:space="preserve"> gradient boosted</w:delText>
        </w:r>
      </w:del>
      <w:r>
        <w:rPr>
          <w:color w:val="333333"/>
        </w:rPr>
        <w:t xml:space="preserve"> </w:t>
      </w:r>
      <w:ins w:id="127" w:author="Hsien-Hsin Lee" w:date="2026-04-19T17:21:00Z" w16du:dateUtc="2026-04-19T21:21:00Z">
        <w:r w:rsidR="002625C3">
          <w:rPr>
            <w:color w:val="333333"/>
          </w:rPr>
          <w:t xml:space="preserve">models </w:t>
        </w:r>
      </w:ins>
      <w:del w:id="128" w:author="Hsien-Hsin Lee" w:date="2026-04-19T17:21:00Z" w16du:dateUtc="2026-04-19T21:21:00Z">
        <w:r w:rsidDel="002625C3">
          <w:rPr>
            <w:color w:val="333333"/>
          </w:rPr>
          <w:delText xml:space="preserve">tree regressor </w:delText>
        </w:r>
      </w:del>
      <w:r>
        <w:rPr>
          <w:color w:val="333333"/>
        </w:rPr>
        <w:t>with hyperparameters optimized for generalization: 600 estimators, maximum depth 6, learning rate 0.04, and 80% row and column subsampling</w:t>
      </w:r>
      <w:ins w:id="129" w:author="Hsien-Hsin Lee" w:date="2026-04-19T17:18:00Z" w16du:dateUtc="2026-04-19T21:18:00Z">
        <w:r w:rsidR="00E8359A">
          <w:rPr>
            <w:color w:val="333333"/>
          </w:rPr>
          <w:t xml:space="preserve"> </w:t>
        </w:r>
      </w:ins>
      <w:ins w:id="130" w:author="Hsien-Hsin Lee" w:date="2026-04-19T19:55:00Z" w16du:dateUtc="2026-04-19T23:55:00Z">
        <w:r w:rsidR="004E3352">
          <w:rPr>
            <w:color w:val="333333"/>
          </w:rPr>
          <w:t>(</w:t>
        </w:r>
      </w:ins>
      <w:ins w:id="131" w:author="Hsien-Hsin Lee" w:date="2026-04-19T17:19:00Z" w16du:dateUtc="2026-04-19T21:19:00Z">
        <w:r w:rsidR="00E8359A">
          <w:rPr>
            <w:color w:val="333333"/>
          </w:rPr>
          <w:fldChar w:fldCharType="begin"/>
        </w:r>
        <w:r w:rsidR="00E8359A">
          <w:rPr>
            <w:color w:val="333333"/>
          </w:rPr>
          <w:instrText xml:space="preserve"> REF _Ref227511556 \h </w:instrText>
        </w:r>
      </w:ins>
      <w:r w:rsidR="00E8359A">
        <w:rPr>
          <w:color w:val="333333"/>
        </w:rPr>
      </w:r>
      <w:r w:rsidR="00E8359A">
        <w:rPr>
          <w:color w:val="333333"/>
        </w:rPr>
        <w:fldChar w:fldCharType="separate"/>
      </w:r>
      <w:ins w:id="132" w:author="Hsien-Hsin Lee" w:date="2026-04-19T17:18:00Z" w16du:dateUtc="2026-04-19T21:18:00Z">
        <w:r w:rsidR="007E7FF0">
          <w:t xml:space="preserve">Figure </w:t>
        </w:r>
      </w:ins>
      <w:r w:rsidR="007E7FF0">
        <w:rPr>
          <w:noProof/>
        </w:rPr>
        <w:t>2</w:t>
      </w:r>
      <w:ins w:id="133" w:author="Hsien-Hsin Lee" w:date="2026-04-19T17:19:00Z" w16du:dateUtc="2026-04-19T21:19:00Z">
        <w:r w:rsidR="00E8359A">
          <w:rPr>
            <w:color w:val="333333"/>
          </w:rPr>
          <w:fldChar w:fldCharType="end"/>
        </w:r>
      </w:ins>
      <w:ins w:id="134" w:author="Hsien-Hsin Lee" w:date="2026-04-19T19:55:00Z" w16du:dateUtc="2026-04-19T23:55:00Z">
        <w:r w:rsidR="004E3352">
          <w:rPr>
            <w:color w:val="333333"/>
          </w:rPr>
          <w:t>)</w:t>
        </w:r>
      </w:ins>
      <w:ins w:id="135" w:author="Hsien-Hsin Lee" w:date="2026-04-19T17:19:00Z" w16du:dateUtc="2026-04-19T21:19:00Z">
        <w:r w:rsidR="00E8359A">
          <w:rPr>
            <w:color w:val="333333"/>
          </w:rPr>
          <w:t>.</w:t>
        </w:r>
      </w:ins>
      <w:ins w:id="136" w:author="Hsien-Hsin Lee" w:date="2026-04-19T17:21:00Z" w16du:dateUtc="2026-04-19T21:21:00Z">
        <w:r w:rsidR="002625C3">
          <w:rPr>
            <w:color w:val="333333"/>
          </w:rPr>
          <w:t xml:space="preserve"> We </w:t>
        </w:r>
      </w:ins>
      <w:ins w:id="137" w:author="Hsien-Hsin Lee" w:date="2026-04-19T19:55:00Z" w16du:dateUtc="2026-04-19T23:55:00Z">
        <w:r w:rsidR="00FF4BB6">
          <w:rPr>
            <w:color w:val="333333"/>
          </w:rPr>
          <w:t>first</w:t>
        </w:r>
      </w:ins>
      <w:ins w:id="138" w:author="Hsien-Hsin Lee" w:date="2026-04-19T17:22:00Z" w16du:dateUtc="2026-04-19T21:22:00Z">
        <w:r w:rsidR="002625C3">
          <w:rPr>
            <w:color w:val="333333"/>
          </w:rPr>
          <w:t xml:space="preserve"> train</w:t>
        </w:r>
      </w:ins>
      <w:ins w:id="139" w:author="Hsien-Hsin Lee" w:date="2026-04-19T19:55:00Z" w16du:dateUtc="2026-04-19T23:55:00Z">
        <w:r w:rsidR="00FF4BB6">
          <w:rPr>
            <w:color w:val="333333"/>
          </w:rPr>
          <w:t>ed</w:t>
        </w:r>
      </w:ins>
      <w:ins w:id="140" w:author="Hsien-Hsin Lee" w:date="2026-04-19T17:22:00Z" w16du:dateUtc="2026-04-19T21:22:00Z">
        <w:r w:rsidR="002625C3">
          <w:rPr>
            <w:color w:val="333333"/>
          </w:rPr>
          <w:t xml:space="preserve"> </w:t>
        </w:r>
      </w:ins>
      <w:ins w:id="141" w:author="Hsien-Hsin Lee" w:date="2026-04-19T19:55:00Z" w16du:dateUtc="2026-04-19T23:55:00Z">
        <w:r w:rsidR="00FF4BB6">
          <w:rPr>
            <w:color w:val="333333"/>
          </w:rPr>
          <w:t>a “unified”</w:t>
        </w:r>
      </w:ins>
      <w:ins w:id="142" w:author="Hsien-Hsin Lee" w:date="2026-04-19T17:22:00Z" w16du:dateUtc="2026-04-19T21:22:00Z">
        <w:r w:rsidR="002625C3">
          <w:rPr>
            <w:color w:val="333333"/>
          </w:rPr>
          <w:t xml:space="preserve"> model </w:t>
        </w:r>
      </w:ins>
      <w:ins w:id="143" w:author="Hsien-Hsin Lee" w:date="2026-04-19T19:55:00Z" w16du:dateUtc="2026-04-19T23:55:00Z">
        <w:r w:rsidR="00FF4BB6">
          <w:rPr>
            <w:color w:val="333333"/>
          </w:rPr>
          <w:t>using data from</w:t>
        </w:r>
      </w:ins>
      <w:ins w:id="144" w:author="Hsien-Hsin Lee" w:date="2026-04-19T17:22:00Z" w16du:dateUtc="2026-04-19T21:22:00Z">
        <w:r w:rsidR="002625C3">
          <w:rPr>
            <w:color w:val="333333"/>
          </w:rPr>
          <w:t xml:space="preserve"> all animals. </w:t>
        </w:r>
      </w:ins>
      <w:ins w:id="145" w:author="Hsien-Hsin Lee" w:date="2026-04-19T19:55:00Z" w16du:dateUtc="2026-04-19T23:55:00Z">
        <w:r w:rsidR="00572A36">
          <w:rPr>
            <w:color w:val="333333"/>
          </w:rPr>
          <w:t>In response to</w:t>
        </w:r>
      </w:ins>
      <w:ins w:id="146" w:author="Hsien-Hsin Lee" w:date="2026-04-19T17:22:00Z" w16du:dateUtc="2026-04-19T21:22:00Z">
        <w:r w:rsidR="002625C3">
          <w:rPr>
            <w:color w:val="333333"/>
          </w:rPr>
          <w:t xml:space="preserve"> TA</w:t>
        </w:r>
      </w:ins>
      <w:ins w:id="147" w:author="Hsien-Hsin Lee" w:date="2026-04-19T20:27:00Z" w16du:dateUtc="2026-04-20T00:27:00Z">
        <w:r w:rsidR="0046728D">
          <w:rPr>
            <w:color w:val="333333"/>
          </w:rPr>
          <w:t xml:space="preserve"> Dewang Agarwal</w:t>
        </w:r>
      </w:ins>
      <w:ins w:id="148" w:author="Hsien-Hsin Lee" w:date="2026-04-19T17:22:00Z" w16du:dateUtc="2026-04-19T21:22:00Z">
        <w:r w:rsidR="002625C3">
          <w:rPr>
            <w:color w:val="333333"/>
          </w:rPr>
          <w:t xml:space="preserve">’s feedback on our </w:t>
        </w:r>
      </w:ins>
      <w:ins w:id="149" w:author="Hsien-Hsin Lee" w:date="2026-04-19T19:56:00Z" w16du:dateUtc="2026-04-19T23:56:00Z">
        <w:r w:rsidR="00572A36">
          <w:rPr>
            <w:color w:val="333333"/>
          </w:rPr>
          <w:t xml:space="preserve">project </w:t>
        </w:r>
      </w:ins>
      <w:ins w:id="150" w:author="Hsien-Hsin Lee" w:date="2026-04-19T17:22:00Z" w16du:dateUtc="2026-04-19T21:22:00Z">
        <w:r w:rsidR="002625C3">
          <w:rPr>
            <w:color w:val="333333"/>
          </w:rPr>
          <w:t>proposal, we als</w:t>
        </w:r>
      </w:ins>
      <w:ins w:id="151" w:author="Hsien-Hsin Lee" w:date="2026-04-19T19:56:00Z" w16du:dateUtc="2026-04-19T23:56:00Z">
        <w:r w:rsidR="00572A36">
          <w:rPr>
            <w:color w:val="333333"/>
          </w:rPr>
          <w:t>o</w:t>
        </w:r>
      </w:ins>
      <w:ins w:id="152" w:author="Hsien-Hsin Lee" w:date="2026-04-19T17:22:00Z" w16du:dateUtc="2026-04-19T21:22:00Z">
        <w:r w:rsidR="002625C3">
          <w:rPr>
            <w:color w:val="333333"/>
          </w:rPr>
          <w:t xml:space="preserve"> trained</w:t>
        </w:r>
      </w:ins>
      <w:ins w:id="153" w:author="Hsien-Hsin Lee" w:date="2026-04-19T19:56:00Z" w16du:dateUtc="2026-04-19T23:56:00Z">
        <w:r w:rsidR="00572A36">
          <w:rPr>
            <w:color w:val="333333"/>
          </w:rPr>
          <w:t xml:space="preserve"> species-specific models including</w:t>
        </w:r>
      </w:ins>
      <w:ins w:id="154" w:author="Hsien-Hsin Lee" w:date="2026-04-19T17:22:00Z" w16du:dateUtc="2026-04-19T21:22:00Z">
        <w:r w:rsidR="002625C3">
          <w:rPr>
            <w:color w:val="333333"/>
          </w:rPr>
          <w:t xml:space="preserve"> a “dog-only” model and a “cat-only” model by filtering </w:t>
        </w:r>
      </w:ins>
      <w:ins w:id="155" w:author="Hsien-Hsin Lee" w:date="2026-04-19T19:56:00Z" w16du:dateUtc="2026-04-19T23:56:00Z">
        <w:r w:rsidR="004A1644">
          <w:rPr>
            <w:color w:val="333333"/>
          </w:rPr>
          <w:t>t</w:t>
        </w:r>
      </w:ins>
      <w:ins w:id="156" w:author="Hsien-Hsin Lee" w:date="2026-04-19T17:22:00Z" w16du:dateUtc="2026-04-19T21:22:00Z">
        <w:r w:rsidR="002625C3">
          <w:rPr>
            <w:color w:val="333333"/>
          </w:rPr>
          <w:t xml:space="preserve">he </w:t>
        </w:r>
      </w:ins>
      <w:ins w:id="157" w:author="Hsien-Hsin Lee" w:date="2026-04-19T19:56:00Z" w16du:dateUtc="2026-04-19T23:56:00Z">
        <w:r w:rsidR="004A1644">
          <w:rPr>
            <w:color w:val="333333"/>
          </w:rPr>
          <w:t xml:space="preserve">dataset by </w:t>
        </w:r>
      </w:ins>
      <w:ins w:id="158" w:author="Hsien-Hsin Lee" w:date="2026-04-19T17:22:00Z" w16du:dateUtc="2026-04-19T21:22:00Z">
        <w:r w:rsidR="002625C3">
          <w:rPr>
            <w:color w:val="333333"/>
          </w:rPr>
          <w:t>anima</w:t>
        </w:r>
      </w:ins>
      <w:ins w:id="159" w:author="Hsien-Hsin Lee" w:date="2026-04-19T19:56:00Z" w16du:dateUtc="2026-04-19T23:56:00Z">
        <w:r w:rsidR="004A1644">
          <w:rPr>
            <w:color w:val="333333"/>
          </w:rPr>
          <w:t xml:space="preserve">l </w:t>
        </w:r>
      </w:ins>
      <w:ins w:id="160" w:author="Hsien-Hsin Lee" w:date="2026-04-19T20:00:00Z" w16du:dateUtc="2026-04-20T00:00:00Z">
        <w:r w:rsidR="00D50202">
          <w:rPr>
            <w:color w:val="333333"/>
          </w:rPr>
          <w:t>type and</w:t>
        </w:r>
      </w:ins>
      <w:ins w:id="161" w:author="Hsien-Hsin Lee" w:date="2026-04-19T17:22:00Z" w16du:dateUtc="2026-04-19T21:22:00Z">
        <w:r w:rsidR="002625C3">
          <w:rPr>
            <w:color w:val="333333"/>
          </w:rPr>
          <w:t xml:space="preserve"> compared</w:t>
        </w:r>
      </w:ins>
      <w:ins w:id="162" w:author="Hsien-Hsin Lee" w:date="2026-04-19T19:57:00Z" w16du:dateUtc="2026-04-19T23:57:00Z">
        <w:r w:rsidR="004A1644">
          <w:rPr>
            <w:color w:val="333333"/>
          </w:rPr>
          <w:t xml:space="preserve"> </w:t>
        </w:r>
        <w:r w:rsidR="0007434E">
          <w:rPr>
            <w:color w:val="333333"/>
          </w:rPr>
          <w:t>performance</w:t>
        </w:r>
      </w:ins>
      <w:ins w:id="163" w:author="Hsien-Hsin Lee" w:date="2026-04-19T17:22:00Z" w16du:dateUtc="2026-04-19T21:22:00Z">
        <w:r w:rsidR="002625C3">
          <w:rPr>
            <w:color w:val="333333"/>
          </w:rPr>
          <w:t xml:space="preserve"> </w:t>
        </w:r>
      </w:ins>
      <w:ins w:id="164" w:author="Hsien-Hsin Lee" w:date="2026-04-19T19:57:00Z" w16du:dateUtc="2026-04-19T23:57:00Z">
        <w:r w:rsidR="0007434E">
          <w:rPr>
            <w:color w:val="333333"/>
          </w:rPr>
          <w:t>across</w:t>
        </w:r>
      </w:ins>
      <w:ins w:id="165" w:author="Hsien-Hsin Lee" w:date="2026-04-19T17:23:00Z" w16du:dateUtc="2026-04-19T21:23:00Z">
        <w:r w:rsidR="002625C3">
          <w:rPr>
            <w:color w:val="333333"/>
          </w:rPr>
          <w:t xml:space="preserve"> </w:t>
        </w:r>
      </w:ins>
      <w:ins w:id="166" w:author="Hsien-Hsin Lee" w:date="2026-04-19T19:57:00Z" w16du:dateUtc="2026-04-19T23:57:00Z">
        <w:r w:rsidR="0007434E">
          <w:rPr>
            <w:color w:val="333333"/>
          </w:rPr>
          <w:t xml:space="preserve">all </w:t>
        </w:r>
      </w:ins>
      <w:ins w:id="167" w:author="Hsien-Hsin Lee" w:date="2026-04-19T17:23:00Z" w16du:dateUtc="2026-04-19T21:23:00Z">
        <w:r w:rsidR="002625C3">
          <w:rPr>
            <w:color w:val="333333"/>
          </w:rPr>
          <w:t xml:space="preserve">three </w:t>
        </w:r>
      </w:ins>
      <w:ins w:id="168" w:author="Hsien-Hsin Lee" w:date="2026-04-19T19:57:00Z" w16du:dateUtc="2026-04-19T23:57:00Z">
        <w:r w:rsidR="00A215E1">
          <w:rPr>
            <w:color w:val="333333"/>
          </w:rPr>
          <w:t>models</w:t>
        </w:r>
      </w:ins>
      <w:ins w:id="169" w:author="Hsien-Hsin Lee" w:date="2026-04-19T17:23:00Z" w16du:dateUtc="2026-04-19T21:23:00Z">
        <w:r w:rsidR="002625C3">
          <w:rPr>
            <w:color w:val="333333"/>
          </w:rPr>
          <w:t>.</w:t>
        </w:r>
      </w:ins>
      <w:del w:id="170" w:author="Hsien-Hsin Lee" w:date="2026-04-19T17:18:00Z" w16du:dateUtc="2026-04-19T21:18:00Z">
        <w:r w:rsidDel="00E8359A">
          <w:rPr>
            <w:color w:val="333333"/>
          </w:rPr>
          <w:delText>.</w:delText>
        </w:r>
      </w:del>
    </w:p>
    <w:p w14:paraId="22061540" w14:textId="6757EFCF" w:rsidR="00AB4F32" w:rsidRDefault="00F54C8D">
      <w:pPr>
        <w:spacing w:after="100" w:line="264" w:lineRule="auto"/>
        <w:jc w:val="both"/>
        <w:rPr>
          <w:ins w:id="171" w:author="Hsien-Hsin Lee" w:date="2026-04-19T20:16:00Z" w16du:dateUtc="2026-04-20T00:16:00Z"/>
          <w:color w:val="333333"/>
        </w:rPr>
      </w:pPr>
      <w:del w:id="172" w:author="Hsien-Hsin Lee" w:date="2026-04-19T19:57:00Z" w16du:dateUtc="2026-04-19T23:57:00Z">
        <w:r w:rsidDel="00A215E1">
          <w:rPr>
            <w:color w:val="333333"/>
          </w:rPr>
          <w:delText xml:space="preserve"> </w:delText>
        </w:r>
      </w:del>
      <w:r>
        <w:rPr>
          <w:color w:val="333333"/>
        </w:rPr>
        <w:t>The model</w:t>
      </w:r>
      <w:ins w:id="173" w:author="Hsien-Hsin Lee" w:date="2026-04-19T19:57:00Z" w16du:dateUtc="2026-04-19T23:57:00Z">
        <w:r w:rsidR="00A215E1">
          <w:rPr>
            <w:color w:val="333333"/>
          </w:rPr>
          <w:t>s</w:t>
        </w:r>
      </w:ins>
      <w:r>
        <w:rPr>
          <w:color w:val="333333"/>
        </w:rPr>
        <w:t xml:space="preserve"> predict</w:t>
      </w:r>
      <w:del w:id="174" w:author="Hsien-Hsin Lee" w:date="2026-04-19T19:57:00Z" w16du:dateUtc="2026-04-19T23:57:00Z">
        <w:r w:rsidDel="00A215E1">
          <w:rPr>
            <w:color w:val="333333"/>
          </w:rPr>
          <w:delText>s</w:delText>
        </w:r>
      </w:del>
      <w:r>
        <w:rPr>
          <w:color w:val="333333"/>
        </w:rPr>
        <w:t xml:space="preserve"> log-transformed </w:t>
      </w:r>
      <w:ins w:id="175" w:author="Hsien-Hsin Lee" w:date="2026-04-19T19:57:00Z" w16du:dateUtc="2026-04-19T23:57:00Z">
        <w:r w:rsidR="00A215E1">
          <w:rPr>
            <w:color w:val="333333"/>
          </w:rPr>
          <w:t>length of stay (</w:t>
        </w:r>
      </w:ins>
      <w:r>
        <w:rPr>
          <w:color w:val="333333"/>
        </w:rPr>
        <w:t>LOS</w:t>
      </w:r>
      <w:ins w:id="176" w:author="Hsien-Hsin Lee" w:date="2026-04-19T19:57:00Z" w16du:dateUtc="2026-04-19T23:57:00Z">
        <w:r w:rsidR="00A215E1">
          <w:rPr>
            <w:color w:val="333333"/>
          </w:rPr>
          <w:t>), with output predictions reported</w:t>
        </w:r>
      </w:ins>
      <w:del w:id="177" w:author="Hsien-Hsin Lee" w:date="2026-04-19T19:57:00Z" w16du:dateUtc="2026-04-19T23:57:00Z">
        <w:r w:rsidDel="00A215E1">
          <w:rPr>
            <w:color w:val="333333"/>
          </w:rPr>
          <w:delText>;</w:delText>
        </w:r>
      </w:del>
      <w:r>
        <w:rPr>
          <w:color w:val="333333"/>
        </w:rPr>
        <w:t xml:space="preserve"> </w:t>
      </w:r>
      <w:del w:id="178" w:author="Hsien-Hsin Lee" w:date="2026-04-19T19:58:00Z" w16du:dateUtc="2026-04-19T23:58:00Z">
        <w:r w:rsidDel="00A215E1">
          <w:rPr>
            <w:color w:val="333333"/>
          </w:rPr>
          <w:delText xml:space="preserve">predictions are </w:delText>
        </w:r>
      </w:del>
      <w:ins w:id="179" w:author="Hsien-Hsin Lee" w:date="2026-04-19T17:19:00Z" w16du:dateUtc="2026-04-19T21:19:00Z">
        <w:r w:rsidR="00BE694E">
          <w:rPr>
            <w:color w:val="333333"/>
          </w:rPr>
          <w:t>in</w:t>
        </w:r>
      </w:ins>
      <w:del w:id="180" w:author="Hsien-Hsin Lee" w:date="2026-04-19T17:19:00Z" w16du:dateUtc="2026-04-19T21:19:00Z">
        <w:r w:rsidDel="00BE694E">
          <w:rPr>
            <w:color w:val="333333"/>
          </w:rPr>
          <w:delText>exponentiated</w:delText>
        </w:r>
      </w:del>
      <w:r>
        <w:rPr>
          <w:color w:val="333333"/>
        </w:rPr>
        <w:t xml:space="preserve"> </w:t>
      </w:r>
      <w:ins w:id="181" w:author="Hsien-Hsin Lee" w:date="2026-04-19T17:19:00Z" w16du:dateUtc="2026-04-19T21:19:00Z">
        <w:r w:rsidR="00BE694E">
          <w:rPr>
            <w:color w:val="333333"/>
          </w:rPr>
          <w:t>“</w:t>
        </w:r>
      </w:ins>
      <w:del w:id="182" w:author="Hsien-Hsin Lee" w:date="2026-04-19T17:19:00Z" w16du:dateUtc="2026-04-19T21:19:00Z">
        <w:r w:rsidDel="00BE694E">
          <w:rPr>
            <w:color w:val="333333"/>
          </w:rPr>
          <w:delText xml:space="preserve">back to </w:delText>
        </w:r>
      </w:del>
      <w:r>
        <w:rPr>
          <w:color w:val="333333"/>
        </w:rPr>
        <w:t>days</w:t>
      </w:r>
      <w:ins w:id="183" w:author="Hsien-Hsin Lee" w:date="2026-04-19T17:19:00Z" w16du:dateUtc="2026-04-19T21:19:00Z">
        <w:r w:rsidR="00BE694E">
          <w:rPr>
            <w:color w:val="333333"/>
          </w:rPr>
          <w:t>”</w:t>
        </w:r>
      </w:ins>
      <w:del w:id="184" w:author="Hsien-Hsin Lee" w:date="2026-04-19T17:19:00Z" w16du:dateUtc="2026-04-19T21:19:00Z">
        <w:r w:rsidDel="00BE694E">
          <w:rPr>
            <w:color w:val="333333"/>
          </w:rPr>
          <w:delText xml:space="preserve"> for interpretability</w:delText>
        </w:r>
      </w:del>
      <w:r>
        <w:rPr>
          <w:color w:val="333333"/>
        </w:rPr>
        <w:t xml:space="preserve">. </w:t>
      </w:r>
      <w:ins w:id="185" w:author="Hsien-Hsin Lee" w:date="2026-04-19T19:58:00Z" w16du:dateUtc="2026-04-19T23:58:00Z">
        <w:r w:rsidR="00A215E1">
          <w:rPr>
            <w:color w:val="333333"/>
          </w:rPr>
          <w:t>T</w:t>
        </w:r>
      </w:ins>
      <w:ins w:id="186" w:author="Hsien-Hsin Lee" w:date="2026-04-19T17:19:00Z" w16du:dateUtc="2026-04-19T21:19:00Z">
        <w:r w:rsidR="00BE694E">
          <w:rPr>
            <w:color w:val="333333"/>
          </w:rPr>
          <w:t>he</w:t>
        </w:r>
      </w:ins>
      <w:del w:id="187" w:author="Hsien-Hsin Lee" w:date="2026-04-19T17:19:00Z" w16du:dateUtc="2026-04-19T21:19:00Z">
        <w:r w:rsidDel="00BE694E">
          <w:rPr>
            <w:color w:val="333333"/>
          </w:rPr>
          <w:delText>The</w:delText>
        </w:r>
      </w:del>
      <w:r>
        <w:rPr>
          <w:color w:val="333333"/>
        </w:rPr>
        <w:t xml:space="preserve"> dataset </w:t>
      </w:r>
      <w:ins w:id="188" w:author="Hsien-Hsin Lee" w:date="2026-04-19T17:19:00Z" w16du:dateUtc="2026-04-19T21:19:00Z">
        <w:r w:rsidR="00BE694E">
          <w:rPr>
            <w:color w:val="333333"/>
          </w:rPr>
          <w:t>was</w:t>
        </w:r>
      </w:ins>
      <w:del w:id="189" w:author="Hsien-Hsin Lee" w:date="2026-04-19T17:19:00Z" w16du:dateUtc="2026-04-19T21:19:00Z">
        <w:r w:rsidDel="00BE694E">
          <w:rPr>
            <w:color w:val="333333"/>
          </w:rPr>
          <w:delText>is</w:delText>
        </w:r>
      </w:del>
      <w:r>
        <w:rPr>
          <w:color w:val="333333"/>
        </w:rPr>
        <w:t xml:space="preserve"> split</w:t>
      </w:r>
      <w:ins w:id="190" w:author="Hsien-Hsin Lee" w:date="2026-04-19T17:20:00Z" w16du:dateUtc="2026-04-19T21:20:00Z">
        <w:r w:rsidR="00BE694E">
          <w:rPr>
            <w:color w:val="333333"/>
          </w:rPr>
          <w:t xml:space="preserve"> into</w:t>
        </w:r>
      </w:ins>
      <w:r>
        <w:rPr>
          <w:color w:val="333333"/>
        </w:rPr>
        <w:t xml:space="preserve"> 80/20 train</w:t>
      </w:r>
      <w:ins w:id="191" w:author="Hsien-Hsin Lee" w:date="2026-04-19T19:58:00Z" w16du:dateUtc="2026-04-19T23:58:00Z">
        <w:r w:rsidR="00A215E1">
          <w:rPr>
            <w:color w:val="333333"/>
          </w:rPr>
          <w:t xml:space="preserve"> and </w:t>
        </w:r>
      </w:ins>
      <w:del w:id="192" w:author="Hsien-Hsin Lee" w:date="2026-04-19T19:58:00Z" w16du:dateUtc="2026-04-19T23:58:00Z">
        <w:r w:rsidDel="00A215E1">
          <w:rPr>
            <w:color w:val="333333"/>
          </w:rPr>
          <w:delText>/</w:delText>
        </w:r>
      </w:del>
      <w:r>
        <w:rPr>
          <w:color w:val="333333"/>
        </w:rPr>
        <w:t>test</w:t>
      </w:r>
      <w:ins w:id="193" w:author="Hsien-Hsin Lee" w:date="2026-04-19T19:58:00Z" w16du:dateUtc="2026-04-19T23:58:00Z">
        <w:r w:rsidR="00A215E1">
          <w:rPr>
            <w:color w:val="333333"/>
          </w:rPr>
          <w:t xml:space="preserve"> sets</w:t>
        </w:r>
      </w:ins>
      <w:r>
        <w:rPr>
          <w:color w:val="333333"/>
        </w:rPr>
        <w:t>. Performance is</w:t>
      </w:r>
      <w:ins w:id="194" w:author="Hsien-Hsin Lee" w:date="2026-04-19T19:58:00Z" w16du:dateUtc="2026-04-19T23:58:00Z">
        <w:r w:rsidR="00A215E1">
          <w:rPr>
            <w:color w:val="333333"/>
          </w:rPr>
          <w:t xml:space="preserve"> evaluated</w:t>
        </w:r>
      </w:ins>
      <w:del w:id="195" w:author="Hsien-Hsin Lee" w:date="2026-04-19T19:58:00Z" w16du:dateUtc="2026-04-19T23:58:00Z">
        <w:r w:rsidDel="00A215E1">
          <w:rPr>
            <w:color w:val="333333"/>
          </w:rPr>
          <w:delText xml:space="preserve"> reported</w:delText>
        </w:r>
      </w:del>
      <w:r>
        <w:rPr>
          <w:color w:val="333333"/>
        </w:rPr>
        <w:t xml:space="preserve"> </w:t>
      </w:r>
      <w:del w:id="196" w:author="Hsien-Hsin Lee" w:date="2026-04-19T19:58:00Z" w16du:dateUtc="2026-04-19T23:58:00Z">
        <w:r w:rsidDel="00A215E1">
          <w:rPr>
            <w:color w:val="333333"/>
          </w:rPr>
          <w:delText>a</w:delText>
        </w:r>
      </w:del>
      <w:ins w:id="197" w:author="Hsien-Hsin Lee" w:date="2026-04-19T19:58:00Z" w16du:dateUtc="2026-04-19T23:58:00Z">
        <w:r w:rsidR="00A215E1">
          <w:rPr>
            <w:color w:val="333333"/>
          </w:rPr>
          <w:t>using</w:t>
        </w:r>
      </w:ins>
      <w:del w:id="198" w:author="Hsien-Hsin Lee" w:date="2026-04-19T19:58:00Z" w16du:dateUtc="2026-04-19T23:58:00Z">
        <w:r w:rsidDel="00A215E1">
          <w:rPr>
            <w:color w:val="333333"/>
          </w:rPr>
          <w:delText>s</w:delText>
        </w:r>
      </w:del>
      <w:r>
        <w:rPr>
          <w:color w:val="333333"/>
        </w:rPr>
        <w:t xml:space="preserve"> log-scale R² (</w:t>
      </w:r>
      <w:ins w:id="199" w:author="Hsien-Hsin Lee" w:date="2026-04-19T19:58:00Z" w16du:dateUtc="2026-04-19T23:58:00Z">
        <w:r w:rsidR="00A215E1">
          <w:rPr>
            <w:color w:val="333333"/>
          </w:rPr>
          <w:t xml:space="preserve">the </w:t>
        </w:r>
      </w:ins>
      <w:r>
        <w:rPr>
          <w:color w:val="333333"/>
        </w:rPr>
        <w:t xml:space="preserve">proportion of variance explained in log space) and </w:t>
      </w:r>
      <w:ins w:id="200" w:author="Hsien-Hsin Lee" w:date="2026-04-19T15:35:00Z" w16du:dateUtc="2026-04-19T19:35:00Z">
        <w:r w:rsidR="00BB50B8">
          <w:rPr>
            <w:color w:val="333333"/>
          </w:rPr>
          <w:t>M</w:t>
        </w:r>
      </w:ins>
      <w:del w:id="201" w:author="Hsien-Hsin Lee" w:date="2026-04-19T15:35:00Z" w16du:dateUtc="2026-04-19T19:35:00Z">
        <w:r w:rsidDel="00BB50B8">
          <w:rPr>
            <w:color w:val="333333"/>
          </w:rPr>
          <w:delText>m</w:delText>
        </w:r>
      </w:del>
      <w:r>
        <w:rPr>
          <w:color w:val="333333"/>
        </w:rPr>
        <w:t xml:space="preserve">ean </w:t>
      </w:r>
      <w:ins w:id="202" w:author="Hsien-Hsin Lee" w:date="2026-04-19T15:35:00Z" w16du:dateUtc="2026-04-19T19:35:00Z">
        <w:r w:rsidR="00BB50B8">
          <w:rPr>
            <w:color w:val="333333"/>
          </w:rPr>
          <w:t>A</w:t>
        </w:r>
      </w:ins>
      <w:del w:id="203" w:author="Hsien-Hsin Lee" w:date="2026-04-19T15:35:00Z" w16du:dateUtc="2026-04-19T19:35:00Z">
        <w:r w:rsidDel="00BB50B8">
          <w:rPr>
            <w:color w:val="333333"/>
          </w:rPr>
          <w:delText>a</w:delText>
        </w:r>
      </w:del>
      <w:r>
        <w:rPr>
          <w:color w:val="333333"/>
        </w:rPr>
        <w:t xml:space="preserve">bsolute </w:t>
      </w:r>
      <w:ins w:id="204" w:author="Hsien-Hsin Lee" w:date="2026-04-19T15:35:00Z" w16du:dateUtc="2026-04-19T19:35:00Z">
        <w:r w:rsidR="00BB50B8">
          <w:rPr>
            <w:color w:val="333333"/>
          </w:rPr>
          <w:t>E</w:t>
        </w:r>
      </w:ins>
      <w:del w:id="205" w:author="Hsien-Hsin Lee" w:date="2026-04-19T15:35:00Z" w16du:dateUtc="2026-04-19T19:35:00Z">
        <w:r w:rsidDel="00BB50B8">
          <w:rPr>
            <w:color w:val="333333"/>
          </w:rPr>
          <w:delText>e</w:delText>
        </w:r>
      </w:del>
      <w:r>
        <w:rPr>
          <w:color w:val="333333"/>
        </w:rPr>
        <w:t xml:space="preserve">rror (MAE) in days. </w:t>
      </w:r>
      <w:ins w:id="206" w:author="Hsien-Hsin Lee" w:date="2026-04-19T19:58:00Z" w16du:dateUtc="2026-04-19T23:58:00Z">
        <w:r w:rsidR="00A215E1">
          <w:rPr>
            <w:color w:val="333333"/>
          </w:rPr>
          <w:t>Model i</w:t>
        </w:r>
      </w:ins>
      <w:del w:id="207" w:author="Hsien-Hsin Lee" w:date="2026-04-19T19:58:00Z" w16du:dateUtc="2026-04-19T23:58:00Z">
        <w:r w:rsidDel="00A215E1">
          <w:rPr>
            <w:color w:val="333333"/>
          </w:rPr>
          <w:delText>I</w:delText>
        </w:r>
      </w:del>
      <w:r>
        <w:rPr>
          <w:color w:val="333333"/>
        </w:rPr>
        <w:t xml:space="preserve">nterpretability is </w:t>
      </w:r>
      <w:ins w:id="208" w:author="Hsien-Hsin Lee" w:date="2026-04-19T19:58:00Z" w16du:dateUtc="2026-04-19T23:58:00Z">
        <w:r w:rsidR="00A215E1">
          <w:rPr>
            <w:color w:val="333333"/>
          </w:rPr>
          <w:t>provided</w:t>
        </w:r>
      </w:ins>
      <w:del w:id="209" w:author="Hsien-Hsin Lee" w:date="2026-04-19T19:58:00Z" w16du:dateUtc="2026-04-19T23:58:00Z">
        <w:r w:rsidDel="00A215E1">
          <w:rPr>
            <w:color w:val="333333"/>
          </w:rPr>
          <w:delText>achieved</w:delText>
        </w:r>
      </w:del>
      <w:r>
        <w:rPr>
          <w:color w:val="333333"/>
        </w:rPr>
        <w:t xml:space="preserve"> via SHAP (S</w:t>
      </w:r>
      <w:ins w:id="210" w:author="Hsien-Hsin Lee" w:date="2026-04-19T19:59:00Z" w16du:dateUtc="2026-04-19T23:59:00Z">
        <w:r w:rsidR="00A215E1">
          <w:rPr>
            <w:color w:val="333333"/>
          </w:rPr>
          <w:t>h</w:t>
        </w:r>
      </w:ins>
      <w:del w:id="211" w:author="Hsien-Hsin Lee" w:date="2026-04-19T19:59:00Z" w16du:dateUtc="2026-04-19T23:59:00Z">
        <w:r w:rsidDel="00A215E1">
          <w:rPr>
            <w:color w:val="333333"/>
          </w:rPr>
          <w:delText>H</w:delText>
        </w:r>
      </w:del>
      <w:r>
        <w:rPr>
          <w:color w:val="333333"/>
        </w:rPr>
        <w:t xml:space="preserve">apley </w:t>
      </w:r>
      <w:ins w:id="212" w:author="Hsien-Hsin Lee" w:date="2026-04-19T19:59:00Z" w16du:dateUtc="2026-04-19T23:59:00Z">
        <w:r w:rsidR="00A215E1">
          <w:rPr>
            <w:color w:val="333333"/>
          </w:rPr>
          <w:t>a</w:t>
        </w:r>
      </w:ins>
      <w:del w:id="213" w:author="Hsien-Hsin Lee" w:date="2026-04-19T19:59:00Z" w16du:dateUtc="2026-04-19T23:59:00Z">
        <w:r w:rsidDel="00A215E1">
          <w:rPr>
            <w:color w:val="333333"/>
          </w:rPr>
          <w:delText>A</w:delText>
        </w:r>
      </w:del>
      <w:r>
        <w:rPr>
          <w:color w:val="333333"/>
        </w:rPr>
        <w:t>dditive ex</w:t>
      </w:r>
      <w:ins w:id="214" w:author="Hsien-Hsin Lee" w:date="2026-04-19T19:59:00Z" w16du:dateUtc="2026-04-19T23:59:00Z">
        <w:r w:rsidR="00A215E1">
          <w:rPr>
            <w:color w:val="333333"/>
          </w:rPr>
          <w:t>p</w:t>
        </w:r>
      </w:ins>
      <w:del w:id="215" w:author="Hsien-Hsin Lee" w:date="2026-04-19T19:59:00Z" w16du:dateUtc="2026-04-19T23:59:00Z">
        <w:r w:rsidDel="00A215E1">
          <w:rPr>
            <w:color w:val="333333"/>
          </w:rPr>
          <w:delText>P</w:delText>
        </w:r>
      </w:del>
      <w:r>
        <w:rPr>
          <w:color w:val="333333"/>
        </w:rPr>
        <w:t>lanations), which decomposes each prediction</w:t>
      </w:r>
      <w:ins w:id="216" w:author="Hsien-Hsin Lee" w:date="2026-04-19T17:21:00Z" w16du:dateUtc="2026-04-19T21:21:00Z">
        <w:r w:rsidR="007A2512">
          <w:rPr>
            <w:color w:val="333333"/>
          </w:rPr>
          <w:t xml:space="preserve"> </w:t>
        </w:r>
      </w:ins>
      <w:ins w:id="217" w:author="Hsien-Hsin Lee" w:date="2026-04-19T19:59:00Z" w16du:dateUtc="2026-04-19T23:59:00Z">
        <w:r w:rsidR="00A215E1">
          <w:rPr>
            <w:color w:val="333333"/>
          </w:rPr>
          <w:t>to quantify the contribution of individual features</w:t>
        </w:r>
      </w:ins>
      <w:del w:id="218" w:author="Hsien-Hsin Lee" w:date="2026-04-19T17:21:00Z" w16du:dateUtc="2026-04-19T21:21:00Z">
        <w:r w:rsidDel="007A2512">
          <w:rPr>
            <w:color w:val="333333"/>
          </w:rPr>
          <w:delText xml:space="preserve"> into signed, per-feature contributions</w:delText>
        </w:r>
      </w:del>
      <w:r>
        <w:rPr>
          <w:color w:val="333333"/>
        </w:rPr>
        <w:t>.</w:t>
      </w:r>
      <w:ins w:id="219" w:author="Hsien-Hsin Lee" w:date="2026-04-19T17:23:00Z" w16du:dateUtc="2026-04-19T21:23:00Z">
        <w:r w:rsidR="00597B7E">
          <w:rPr>
            <w:color w:val="333333"/>
          </w:rPr>
          <w:t xml:space="preserve"> </w:t>
        </w:r>
      </w:ins>
      <w:ins w:id="220" w:author="Hsien-Hsin Lee" w:date="2026-04-19T19:59:00Z" w16du:dateUtc="2026-04-19T23:59:00Z">
        <w:r w:rsidR="00A215E1">
          <w:rPr>
            <w:color w:val="333333"/>
          </w:rPr>
          <w:t>All models were trained</w:t>
        </w:r>
      </w:ins>
      <w:ins w:id="221" w:author="Hsien-Hsin Lee" w:date="2026-04-19T17:23:00Z" w16du:dateUtc="2026-04-19T21:23:00Z">
        <w:r w:rsidR="00597B7E">
          <w:rPr>
            <w:color w:val="333333"/>
          </w:rPr>
          <w:t xml:space="preserve"> </w:t>
        </w:r>
      </w:ins>
      <w:ins w:id="222" w:author="Hsien-Hsin Lee" w:date="2026-04-19T19:59:00Z" w16du:dateUtc="2026-04-19T23:59:00Z">
        <w:r w:rsidR="00A215E1">
          <w:rPr>
            <w:color w:val="333333"/>
          </w:rPr>
          <w:t xml:space="preserve">on </w:t>
        </w:r>
      </w:ins>
      <w:ins w:id="223" w:author="Hsien-Hsin Lee" w:date="2026-04-19T17:38:00Z" w16du:dateUtc="2026-04-19T21:38:00Z">
        <w:r w:rsidR="00B32313">
          <w:rPr>
            <w:color w:val="333333"/>
          </w:rPr>
          <w:t xml:space="preserve">our </w:t>
        </w:r>
      </w:ins>
      <w:ins w:id="224" w:author="Hsien-Hsin Lee" w:date="2026-04-19T17:28:00Z" w16du:dateUtc="2026-04-19T21:28:00Z">
        <w:r w:rsidR="003E42BF">
          <w:rPr>
            <w:color w:val="333333"/>
          </w:rPr>
          <w:t>local</w:t>
        </w:r>
      </w:ins>
      <w:ins w:id="225" w:author="Hsien-Hsin Lee" w:date="2026-04-19T19:59:00Z" w16du:dateUtc="2026-04-19T23:59:00Z">
        <w:r w:rsidR="00A215E1">
          <w:rPr>
            <w:color w:val="333333"/>
          </w:rPr>
          <w:t xml:space="preserve"> notebook</w:t>
        </w:r>
      </w:ins>
      <w:ins w:id="226" w:author="Hsien-Hsin Lee" w:date="2026-04-19T17:23:00Z" w16du:dateUtc="2026-04-19T21:23:00Z">
        <w:r w:rsidR="00597B7E">
          <w:rPr>
            <w:color w:val="333333"/>
          </w:rPr>
          <w:t xml:space="preserve"> </w:t>
        </w:r>
      </w:ins>
      <w:ins w:id="227" w:author="Hsien-Hsin Lee" w:date="2026-04-19T17:37:00Z" w16du:dateUtc="2026-04-19T21:37:00Z">
        <w:r w:rsidR="001013B7">
          <w:rPr>
            <w:color w:val="333333"/>
          </w:rPr>
          <w:t>CPU</w:t>
        </w:r>
      </w:ins>
      <w:ins w:id="228" w:author="Hsien-Hsin Lee" w:date="2026-04-19T17:38:00Z" w16du:dateUtc="2026-04-19T21:38:00Z">
        <w:r w:rsidR="00702A32">
          <w:rPr>
            <w:color w:val="333333"/>
          </w:rPr>
          <w:t xml:space="preserve"> (11</w:t>
        </w:r>
        <w:r w:rsidR="00702A32" w:rsidRPr="00702A32">
          <w:rPr>
            <w:color w:val="333333"/>
            <w:vertAlign w:val="superscript"/>
            <w:rPrChange w:id="229" w:author="Hsien-Hsin Lee" w:date="2026-04-19T17:38:00Z" w16du:dateUtc="2026-04-19T21:38:00Z">
              <w:rPr>
                <w:color w:val="333333"/>
              </w:rPr>
            </w:rPrChange>
          </w:rPr>
          <w:t>th</w:t>
        </w:r>
        <w:r w:rsidR="00702A32">
          <w:rPr>
            <w:color w:val="333333"/>
          </w:rPr>
          <w:t xml:space="preserve"> Gen Intel Core i7-</w:t>
        </w:r>
        <w:proofErr w:type="gramStart"/>
        <w:r w:rsidR="00702A32">
          <w:rPr>
            <w:color w:val="333333"/>
          </w:rPr>
          <w:t>1185G7 @</w:t>
        </w:r>
        <w:proofErr w:type="gramEnd"/>
        <w:r w:rsidR="00702A32">
          <w:rPr>
            <w:color w:val="333333"/>
          </w:rPr>
          <w:t>3GHz)</w:t>
        </w:r>
      </w:ins>
      <w:ins w:id="230" w:author="Hsien-Hsin Lee" w:date="2026-04-19T19:59:00Z" w16du:dateUtc="2026-04-19T23:59:00Z">
        <w:r w:rsidR="00A215E1">
          <w:rPr>
            <w:color w:val="333333"/>
          </w:rPr>
          <w:t>.</w:t>
        </w:r>
      </w:ins>
    </w:p>
    <w:p w14:paraId="1F2AF004" w14:textId="77777777" w:rsidR="007C6F0B" w:rsidRDefault="007C6F0B">
      <w:pPr>
        <w:spacing w:after="100" w:line="264" w:lineRule="auto"/>
        <w:jc w:val="both"/>
        <w:rPr>
          <w:ins w:id="231" w:author="Hsien-Hsin Lee" w:date="2026-04-19T17:17:00Z" w16du:dateUtc="2026-04-19T21:17:00Z"/>
          <w:color w:val="333333"/>
        </w:rPr>
      </w:pPr>
    </w:p>
    <w:p w14:paraId="7ED924EF" w14:textId="02FB1AE6" w:rsidR="00B76A15" w:rsidRDefault="00B76A15" w:rsidP="00B76A15">
      <w:pPr>
        <w:spacing w:after="100" w:line="264" w:lineRule="auto"/>
        <w:jc w:val="center"/>
        <w:rPr>
          <w:ins w:id="232" w:author="Hsien-Hsin Lee" w:date="2026-04-19T17:18:00Z" w16du:dateUtc="2026-04-19T21:18:00Z"/>
        </w:rPr>
      </w:pPr>
      <w:ins w:id="233" w:author="Hsien-Hsin Lee" w:date="2026-04-19T17:18:00Z" w16du:dateUtc="2026-04-19T21:18:00Z">
        <w:r w:rsidRPr="00B76A15">
          <w:rPr>
            <w:noProof/>
          </w:rPr>
          <w:drawing>
            <wp:inline distT="0" distB="0" distL="0" distR="0" wp14:anchorId="76439F0D" wp14:editId="1F0B12CB">
              <wp:extent cx="3965608" cy="691016"/>
              <wp:effectExtent l="0" t="0" r="0" b="0"/>
              <wp:docPr id="39874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7523" name=""/>
                      <pic:cNvPicPr/>
                    </pic:nvPicPr>
                    <pic:blipFill>
                      <a:blip r:embed="rId17"/>
                      <a:stretch>
                        <a:fillRect/>
                      </a:stretch>
                    </pic:blipFill>
                    <pic:spPr>
                      <a:xfrm>
                        <a:off x="0" y="0"/>
                        <a:ext cx="3982673" cy="693990"/>
                      </a:xfrm>
                      <a:prstGeom prst="rect">
                        <a:avLst/>
                      </a:prstGeom>
                    </pic:spPr>
                  </pic:pic>
                </a:graphicData>
              </a:graphic>
            </wp:inline>
          </w:drawing>
        </w:r>
      </w:ins>
    </w:p>
    <w:p w14:paraId="0FCF1484" w14:textId="20447E58" w:rsidR="00B76A15" w:rsidRDefault="00B76A15">
      <w:pPr>
        <w:pStyle w:val="Caption"/>
        <w:jc w:val="center"/>
        <w:pPrChange w:id="234" w:author="Hsien-Hsin Lee" w:date="2026-04-19T17:18:00Z" w16du:dateUtc="2026-04-19T21:18:00Z">
          <w:pPr>
            <w:spacing w:after="100" w:line="264" w:lineRule="auto"/>
            <w:jc w:val="both"/>
          </w:pPr>
        </w:pPrChange>
      </w:pPr>
      <w:bookmarkStart w:id="235" w:name="_Ref227511556"/>
      <w:ins w:id="236" w:author="Hsien-Hsin Lee" w:date="2026-04-19T17:18:00Z" w16du:dateUtc="2026-04-19T21:18:00Z">
        <w:r>
          <w:lastRenderedPageBreak/>
          <w:t xml:space="preserve">Figure </w:t>
        </w:r>
        <w:r>
          <w:fldChar w:fldCharType="begin"/>
        </w:r>
        <w:r>
          <w:instrText xml:space="preserve"> SEQ Figure \* ARABIC </w:instrText>
        </w:r>
      </w:ins>
      <w:r>
        <w:fldChar w:fldCharType="separate"/>
      </w:r>
      <w:r w:rsidR="007E7FF0">
        <w:rPr>
          <w:noProof/>
        </w:rPr>
        <w:t>2</w:t>
      </w:r>
      <w:ins w:id="237" w:author="Hsien-Hsin Lee" w:date="2026-04-19T17:18:00Z" w16du:dateUtc="2026-04-19T21:18:00Z">
        <w:r>
          <w:fldChar w:fldCharType="end"/>
        </w:r>
        <w:bookmarkEnd w:id="235"/>
        <w:r>
          <w:t xml:space="preserve">. </w:t>
        </w:r>
        <w:proofErr w:type="spellStart"/>
        <w:r>
          <w:t>X</w:t>
        </w:r>
      </w:ins>
      <w:ins w:id="238" w:author="Hsien-Hsin Lee" w:date="2026-04-19T17:23:00Z" w16du:dateUtc="2026-04-19T21:23:00Z">
        <w:r w:rsidR="00790FD3">
          <w:t>G</w:t>
        </w:r>
      </w:ins>
      <w:ins w:id="239" w:author="Hsien-Hsin Lee" w:date="2026-04-19T17:18:00Z" w16du:dateUtc="2026-04-19T21:18:00Z">
        <w:r>
          <w:t>Boost</w:t>
        </w:r>
        <w:proofErr w:type="spellEnd"/>
        <w:r>
          <w:t xml:space="preserve"> </w:t>
        </w:r>
      </w:ins>
      <w:ins w:id="240" w:author="Hsien-Hsin Lee" w:date="2026-04-19T17:23:00Z" w16du:dateUtc="2026-04-19T21:23:00Z">
        <w:r w:rsidR="00790FD3">
          <w:t>H</w:t>
        </w:r>
      </w:ins>
      <w:ins w:id="241" w:author="Hsien-Hsin Lee" w:date="2026-04-19T17:18:00Z" w16du:dateUtc="2026-04-19T21:18:00Z">
        <w:r>
          <w:t xml:space="preserve">yperparameters for </w:t>
        </w:r>
      </w:ins>
      <w:ins w:id="242" w:author="Hsien-Hsin Lee" w:date="2026-04-19T17:23:00Z" w16du:dateUtc="2026-04-19T21:23:00Z">
        <w:r w:rsidR="00790FD3">
          <w:t>Model T</w:t>
        </w:r>
      </w:ins>
      <w:ins w:id="243" w:author="Hsien-Hsin Lee" w:date="2026-04-19T17:18:00Z" w16du:dateUtc="2026-04-19T21:18:00Z">
        <w:r>
          <w:t>raining</w:t>
        </w:r>
      </w:ins>
    </w:p>
    <w:p w14:paraId="5E6A0E0B" w14:textId="77777777" w:rsidR="00AB4F32" w:rsidRDefault="00F54C8D">
      <w:pPr>
        <w:pStyle w:val="Heading2"/>
      </w:pPr>
      <w:proofErr w:type="gramStart"/>
      <w:r>
        <w:t>2.4  Clustering</w:t>
      </w:r>
      <w:proofErr w:type="gramEnd"/>
      <w:r>
        <w:t xml:space="preserve"> &amp; Survival Analysis</w:t>
      </w:r>
    </w:p>
    <w:p w14:paraId="25A99503" w14:textId="3318E852" w:rsidR="00AB4F32" w:rsidRDefault="00F54C8D">
      <w:pPr>
        <w:spacing w:after="100" w:line="264" w:lineRule="auto"/>
        <w:jc w:val="both"/>
        <w:rPr>
          <w:ins w:id="244" w:author="Hsien-Hsin Lee" w:date="2026-04-19T20:05:00Z" w16du:dateUtc="2026-04-20T00:05:00Z"/>
          <w:color w:val="333333"/>
        </w:rPr>
      </w:pPr>
      <w:r>
        <w:rPr>
          <w:color w:val="333333"/>
        </w:rPr>
        <w:t>K-Means clustering (k = 5, selected via the elbow method) is applied on the full scaled feature matrix to segment incoming dogs into five distinct adoption risk profiles</w:t>
      </w:r>
      <w:ins w:id="245" w:author="Hsien-Hsin Lee" w:date="2026-04-19T20:09:00Z" w16du:dateUtc="2026-04-20T00:09:00Z">
        <w:r w:rsidR="00D979C5">
          <w:rPr>
            <w:color w:val="333333"/>
          </w:rPr>
          <w:t xml:space="preserve"> (</w:t>
        </w:r>
        <w:r w:rsidR="00D979C5">
          <w:rPr>
            <w:color w:val="333333"/>
          </w:rPr>
          <w:fldChar w:fldCharType="begin"/>
        </w:r>
        <w:r w:rsidR="00D979C5">
          <w:rPr>
            <w:color w:val="333333"/>
          </w:rPr>
          <w:instrText xml:space="preserve"> REF _Ref227521814 \h </w:instrText>
        </w:r>
      </w:ins>
      <w:r w:rsidR="00D979C5">
        <w:rPr>
          <w:color w:val="333333"/>
        </w:rPr>
      </w:r>
      <w:r w:rsidR="00D979C5">
        <w:rPr>
          <w:color w:val="333333"/>
        </w:rPr>
        <w:fldChar w:fldCharType="separate"/>
      </w:r>
      <w:r w:rsidR="007E7FF0">
        <w:rPr>
          <w:b/>
          <w:bCs/>
          <w:color w:val="333333"/>
        </w:rPr>
        <w:t>Error! Reference source not found.</w:t>
      </w:r>
      <w:ins w:id="246" w:author="Hsien-Hsin Lee" w:date="2026-04-19T20:09:00Z" w16du:dateUtc="2026-04-20T00:09:00Z">
        <w:r w:rsidR="00D979C5">
          <w:rPr>
            <w:color w:val="333333"/>
          </w:rPr>
          <w:fldChar w:fldCharType="end"/>
        </w:r>
        <w:r w:rsidR="00D979C5">
          <w:rPr>
            <w:color w:val="333333"/>
          </w:rPr>
          <w:t>).</w:t>
        </w:r>
      </w:ins>
      <w:del w:id="247" w:author="Hsien-Hsin Lee" w:date="2026-04-19T20:09:00Z" w16du:dateUtc="2026-04-20T00:09:00Z">
        <w:r w:rsidDel="00D979C5">
          <w:rPr>
            <w:color w:val="333333"/>
          </w:rPr>
          <w:delText>.</w:delText>
        </w:r>
      </w:del>
      <w:r>
        <w:rPr>
          <w:color w:val="333333"/>
        </w:rPr>
        <w:t xml:space="preserve"> Kaplan-Meier (KM) survival curves visualize adoption rate differences across</w:t>
      </w:r>
      <w:ins w:id="248" w:author="Hsien-Hsin Lee" w:date="2026-04-19T20:01:00Z" w16du:dateUtc="2026-04-20T00:01:00Z">
        <w:r w:rsidR="007F52D2">
          <w:rPr>
            <w:color w:val="333333"/>
          </w:rPr>
          <w:t xml:space="preserve"> two</w:t>
        </w:r>
      </w:ins>
      <w:del w:id="249" w:author="Hsien-Hsin Lee" w:date="2026-04-19T20:01:00Z" w16du:dateUtc="2026-04-20T00:01:00Z">
        <w:r w:rsidDel="007F52D2">
          <w:rPr>
            <w:color w:val="333333"/>
          </w:rPr>
          <w:delText xml:space="preserve"> key</w:delText>
        </w:r>
      </w:del>
      <w:r>
        <w:rPr>
          <w:color w:val="333333"/>
        </w:rPr>
        <w:t xml:space="preserve"> subgroups</w:t>
      </w:r>
      <w:ins w:id="250" w:author="Hsien-Hsin Lee" w:date="2026-04-19T20:01:00Z" w16du:dateUtc="2026-04-20T00:01:00Z">
        <w:r w:rsidR="007F52D2">
          <w:rPr>
            <w:color w:val="333333"/>
          </w:rPr>
          <w:t>: Non-bully and Bully breeds</w:t>
        </w:r>
      </w:ins>
      <w:r>
        <w:rPr>
          <w:color w:val="333333"/>
        </w:rPr>
        <w:t>. A Cox Proportional Hazard (CPH) model then estimates per-feature hazard ratios adjusted for all other covariates, providing a statistically grounded view of which factors most influence adoption speed.</w:t>
      </w:r>
      <w:ins w:id="251" w:author="Hsien-Hsin Lee" w:date="2026-04-19T20:14:00Z" w16du:dateUtc="2026-04-20T00:14:00Z">
        <w:r w:rsidR="00DA4520">
          <w:rPr>
            <w:color w:val="333333"/>
          </w:rPr>
          <w:t xml:space="preserve"> More analysis </w:t>
        </w:r>
      </w:ins>
      <w:r w:rsidR="005E25F7">
        <w:rPr>
          <w:color w:val="333333"/>
        </w:rPr>
        <w:t>is</w:t>
      </w:r>
      <w:ins w:id="252" w:author="Hsien-Hsin Lee" w:date="2026-04-19T20:14:00Z" w16du:dateUtc="2026-04-20T00:14:00Z">
        <w:r w:rsidR="00DA4520">
          <w:rPr>
            <w:color w:val="333333"/>
          </w:rPr>
          <w:t xml:space="preserve"> discussed in </w:t>
        </w:r>
      </w:ins>
      <w:ins w:id="253" w:author="Hsien-Hsin Lee" w:date="2026-04-19T20:15:00Z" w16du:dateUtc="2026-04-20T00:15:00Z">
        <w:r w:rsidR="00B620DE">
          <w:rPr>
            <w:color w:val="333333"/>
          </w:rPr>
          <w:t xml:space="preserve">Section </w:t>
        </w:r>
        <w:r w:rsidR="00B620DE">
          <w:rPr>
            <w:color w:val="333333"/>
          </w:rPr>
          <w:fldChar w:fldCharType="begin"/>
        </w:r>
        <w:r w:rsidR="00B620DE">
          <w:rPr>
            <w:color w:val="333333"/>
          </w:rPr>
          <w:instrText xml:space="preserve"> PAGEREF _Ref227522128 \h </w:instrText>
        </w:r>
      </w:ins>
      <w:r w:rsidR="00B620DE">
        <w:rPr>
          <w:color w:val="333333"/>
        </w:rPr>
      </w:r>
      <w:r w:rsidR="00B620DE">
        <w:rPr>
          <w:color w:val="333333"/>
        </w:rPr>
        <w:fldChar w:fldCharType="separate"/>
      </w:r>
      <w:r w:rsidR="007E7FF0">
        <w:rPr>
          <w:noProof/>
          <w:color w:val="333333"/>
        </w:rPr>
        <w:t>3</w:t>
      </w:r>
      <w:ins w:id="254" w:author="Hsien-Hsin Lee" w:date="2026-04-19T20:15:00Z" w16du:dateUtc="2026-04-20T00:15:00Z">
        <w:r w:rsidR="00B620DE">
          <w:rPr>
            <w:color w:val="333333"/>
          </w:rPr>
          <w:fldChar w:fldCharType="end"/>
        </w:r>
        <w:r w:rsidR="00B620DE">
          <w:rPr>
            <w:color w:val="333333"/>
          </w:rPr>
          <w:t>.</w:t>
        </w:r>
      </w:ins>
    </w:p>
    <w:p w14:paraId="73A6F32A" w14:textId="588DCAA0" w:rsidR="007D427E" w:rsidDel="00DF70A9" w:rsidRDefault="007D427E">
      <w:pPr>
        <w:pStyle w:val="Caption"/>
        <w:jc w:val="center"/>
        <w:rPr>
          <w:del w:id="255" w:author="Hsien-Hsin Lee" w:date="2026-04-19T20:13:00Z" w16du:dateUtc="2026-04-20T00:13:00Z"/>
        </w:rPr>
        <w:pPrChange w:id="256" w:author="Hsien-Hsin Lee" w:date="2026-04-19T20:08:00Z" w16du:dateUtc="2026-04-20T00:08:00Z">
          <w:pPr>
            <w:spacing w:after="100" w:line="264" w:lineRule="auto"/>
            <w:jc w:val="both"/>
          </w:pPr>
        </w:pPrChange>
      </w:pPr>
    </w:p>
    <w:p w14:paraId="75C665D5" w14:textId="77777777" w:rsidR="00AB4F32" w:rsidRDefault="00F54C8D">
      <w:pPr>
        <w:pStyle w:val="Heading1"/>
      </w:pPr>
      <w:bookmarkStart w:id="257" w:name="_Ref227522128"/>
      <w:r>
        <w:t>3</w:t>
      </w:r>
      <w:proofErr w:type="gramStart"/>
      <w:r>
        <w:t>.  Results</w:t>
      </w:r>
      <w:bookmarkEnd w:id="257"/>
      <w:proofErr w:type="gramEnd"/>
    </w:p>
    <w:p w14:paraId="573DA319" w14:textId="77777777" w:rsidR="00AB4F32" w:rsidRDefault="00F54C8D">
      <w:pPr>
        <w:pStyle w:val="Heading2"/>
      </w:pPr>
      <w:r>
        <w:t>3.1  Model Performance</w:t>
      </w:r>
    </w:p>
    <w:p w14:paraId="3D36420B" w14:textId="2FB64C5B" w:rsidR="00DE03BD" w:rsidRDefault="00F54C8D" w:rsidP="00E84549">
      <w:pPr>
        <w:spacing w:after="100" w:line="264" w:lineRule="auto"/>
        <w:jc w:val="both"/>
        <w:rPr>
          <w:ins w:id="258" w:author="Hsien-Hsin Lee" w:date="2026-04-19T20:24:00Z" w16du:dateUtc="2026-04-20T00:24:00Z"/>
          <w:color w:val="333333"/>
        </w:rPr>
      </w:pPr>
      <w:r>
        <w:rPr>
          <w:color w:val="333333"/>
        </w:rPr>
        <w:t xml:space="preserve">The </w:t>
      </w:r>
      <w:proofErr w:type="spellStart"/>
      <w:r>
        <w:rPr>
          <w:color w:val="333333"/>
        </w:rPr>
        <w:t>XGBoost</w:t>
      </w:r>
      <w:proofErr w:type="spellEnd"/>
      <w:ins w:id="259" w:author="Hsien-Hsin Lee" w:date="2026-04-19T20:17:00Z" w16du:dateUtc="2026-04-20T00:17:00Z">
        <w:r w:rsidR="00AE2103">
          <w:rPr>
            <w:color w:val="333333"/>
          </w:rPr>
          <w:t xml:space="preserve">-based </w:t>
        </w:r>
      </w:ins>
      <w:del w:id="260" w:author="Hsien-Hsin Lee" w:date="2026-04-19T20:17:00Z" w16du:dateUtc="2026-04-20T00:17:00Z">
        <w:r w:rsidDel="00AE2103">
          <w:rPr>
            <w:color w:val="333333"/>
          </w:rPr>
          <w:delText xml:space="preserve"> </w:delText>
        </w:r>
      </w:del>
      <w:r>
        <w:rPr>
          <w:color w:val="333333"/>
        </w:rPr>
        <w:t xml:space="preserve">dog model achieves a log-scale R² </w:t>
      </w:r>
      <w:ins w:id="261" w:author="Hsien-Hsin Lee" w:date="2026-04-19T20:18:00Z" w16du:dateUtc="2026-04-20T00:18:00Z">
        <w:r w:rsidR="00AE2103">
          <w:rPr>
            <w:color w:val="333333"/>
          </w:rPr>
          <w:t xml:space="preserve">value </w:t>
        </w:r>
      </w:ins>
      <w:r>
        <w:rPr>
          <w:color w:val="333333"/>
        </w:rPr>
        <w:t>of 0.361 with an MAE of 19.4 days on the held-out test set (</w:t>
      </w:r>
      <w:ins w:id="262" w:author="Hsien-Hsin Lee" w:date="2026-04-19T20:18:00Z" w16du:dateUtc="2026-04-20T00:18:00Z">
        <w:r w:rsidR="00AE2103">
          <w:rPr>
            <w:color w:val="333333"/>
          </w:rPr>
          <w:fldChar w:fldCharType="begin"/>
        </w:r>
        <w:r w:rsidR="00AE2103">
          <w:rPr>
            <w:color w:val="333333"/>
          </w:rPr>
          <w:instrText xml:space="preserve"> REF _Ref227521884 \h </w:instrText>
        </w:r>
      </w:ins>
      <w:r w:rsidR="00AE2103">
        <w:rPr>
          <w:color w:val="333333"/>
        </w:rPr>
      </w:r>
      <w:r w:rsidR="00AE2103">
        <w:rPr>
          <w:color w:val="333333"/>
        </w:rPr>
        <w:fldChar w:fldCharType="separate"/>
      </w:r>
      <w:ins w:id="263" w:author="Hsien-Hsin Lee" w:date="2026-04-19T20:10:00Z" w16du:dateUtc="2026-04-20T00:10:00Z">
        <w:r w:rsidR="007E7FF0">
          <w:t xml:space="preserve">Table </w:t>
        </w:r>
      </w:ins>
      <w:r w:rsidR="007E7FF0">
        <w:rPr>
          <w:noProof/>
        </w:rPr>
        <w:t>1</w:t>
      </w:r>
      <w:ins w:id="264" w:author="Hsien-Hsin Lee" w:date="2026-04-19T20:18:00Z" w16du:dateUtc="2026-04-20T00:18:00Z">
        <w:r w:rsidR="00AE2103">
          <w:rPr>
            <w:color w:val="333333"/>
          </w:rPr>
          <w:fldChar w:fldCharType="end"/>
        </w:r>
      </w:ins>
      <w:del w:id="265" w:author="Hsien-Hsin Lee" w:date="2026-04-19T17:46:00Z" w16du:dateUtc="2026-04-19T21:46:00Z">
        <w:r w:rsidDel="002B0A79">
          <w:rPr>
            <w:color w:val="333333"/>
          </w:rPr>
          <w:delText>Table 1</w:delText>
        </w:r>
      </w:del>
      <w:r>
        <w:rPr>
          <w:color w:val="333333"/>
        </w:rPr>
        <w:t>)</w:t>
      </w:r>
      <w:ins w:id="266" w:author="Hsien-Hsin Lee" w:date="2026-04-19T20:23:00Z" w16du:dateUtc="2026-04-20T00:23:00Z">
        <w:r w:rsidR="00DE03BD">
          <w:rPr>
            <w:color w:val="333333"/>
          </w:rPr>
          <w:t xml:space="preserve">, indicating </w:t>
        </w:r>
      </w:ins>
      <w:del w:id="267" w:author="Hsien-Hsin Lee" w:date="2026-04-19T20:23:00Z" w16du:dateUtc="2026-04-20T00:23:00Z">
        <w:r w:rsidDel="00DE03BD">
          <w:rPr>
            <w:color w:val="333333"/>
          </w:rPr>
          <w:delText>—</w:delText>
        </w:r>
      </w:del>
      <w:ins w:id="268" w:author="Hsien-Hsin Lee" w:date="2026-04-19T20:18:00Z" w16du:dateUtc="2026-04-20T00:18:00Z">
        <w:r w:rsidR="00CA5C34">
          <w:rPr>
            <w:color w:val="333333"/>
          </w:rPr>
          <w:t xml:space="preserve">reasonably </w:t>
        </w:r>
      </w:ins>
      <w:ins w:id="269" w:author="Hsien-Hsin Lee" w:date="2026-04-19T20:24:00Z" w16du:dateUtc="2026-04-20T00:24:00Z">
        <w:r w:rsidR="00DE03BD">
          <w:rPr>
            <w:color w:val="333333"/>
          </w:rPr>
          <w:t>strong</w:t>
        </w:r>
      </w:ins>
      <w:del w:id="270" w:author="Hsien-Hsin Lee" w:date="2026-04-19T20:24:00Z" w16du:dateUtc="2026-04-20T00:24:00Z">
        <w:r w:rsidDel="00DE03BD">
          <w:rPr>
            <w:color w:val="333333"/>
          </w:rPr>
          <w:delText>good</w:delText>
        </w:r>
      </w:del>
      <w:r>
        <w:rPr>
          <w:color w:val="333333"/>
        </w:rPr>
        <w:t xml:space="preserve"> performance given the </w:t>
      </w:r>
      <w:del w:id="271" w:author="Hsien-Hsin Lee" w:date="2026-04-19T20:24:00Z" w16du:dateUtc="2026-04-20T00:24:00Z">
        <w:r w:rsidDel="00DE03BD">
          <w:rPr>
            <w:color w:val="333333"/>
          </w:rPr>
          <w:delText xml:space="preserve">noise </w:delText>
        </w:r>
      </w:del>
      <w:r>
        <w:rPr>
          <w:color w:val="333333"/>
        </w:rPr>
        <w:t>inherent</w:t>
      </w:r>
      <w:ins w:id="272" w:author="Hsien-Hsin Lee" w:date="2026-04-19T20:24:00Z" w16du:dateUtc="2026-04-20T00:24:00Z">
        <w:r w:rsidR="00DE03BD">
          <w:rPr>
            <w:color w:val="333333"/>
          </w:rPr>
          <w:t xml:space="preserve"> noise</w:t>
        </w:r>
      </w:ins>
      <w:r>
        <w:rPr>
          <w:color w:val="333333"/>
        </w:rPr>
        <w:t xml:space="preserve"> in human adoption decisions. </w:t>
      </w:r>
      <w:ins w:id="273" w:author="Hsien-Hsin Lee" w:date="2026-04-19T20:24:00Z" w16du:dateUtc="2026-04-20T00:24:00Z">
        <w:r w:rsidR="00DE03BD">
          <w:rPr>
            <w:color w:val="333333"/>
          </w:rPr>
          <w:t>As a reference point</w:t>
        </w:r>
      </w:ins>
      <w:ins w:id="274" w:author="Hsien-Hsin Lee" w:date="2026-04-19T20:18:00Z" w16du:dateUtc="2026-04-20T00:18:00Z">
        <w:r w:rsidR="00CA5C34">
          <w:rPr>
            <w:color w:val="333333"/>
          </w:rPr>
          <w:t>, a</w:t>
        </w:r>
      </w:ins>
      <w:del w:id="275" w:author="Hsien-Hsin Lee" w:date="2026-04-19T20:18:00Z" w16du:dateUtc="2026-04-20T00:18:00Z">
        <w:r w:rsidDel="00CA5C34">
          <w:rPr>
            <w:color w:val="333333"/>
          </w:rPr>
          <w:delText>A</w:delText>
        </w:r>
      </w:del>
      <w:r>
        <w:rPr>
          <w:color w:val="333333"/>
        </w:rPr>
        <w:t xml:space="preserve"> </w:t>
      </w:r>
      <w:del w:id="276" w:author="Hsien-Hsin Lee" w:date="2026-04-19T20:24:00Z" w16du:dateUtc="2026-04-20T00:24:00Z">
        <w:r w:rsidDel="00DE03BD">
          <w:rPr>
            <w:color w:val="333333"/>
          </w:rPr>
          <w:delText xml:space="preserve">threshold of </w:delText>
        </w:r>
      </w:del>
      <w:r>
        <w:rPr>
          <w:color w:val="333333"/>
        </w:rPr>
        <w:t>log</w:t>
      </w:r>
      <w:ins w:id="277" w:author="Hsien-Hsin Lee" w:date="2026-04-19T20:24:00Z" w16du:dateUtc="2026-04-20T00:24:00Z">
        <w:r w:rsidR="00DE03BD">
          <w:rPr>
            <w:color w:val="333333"/>
          </w:rPr>
          <w:t>-scale</w:t>
        </w:r>
      </w:ins>
      <w:r>
        <w:rPr>
          <w:color w:val="333333"/>
        </w:rPr>
        <w:t xml:space="preserve"> R² &gt;</w:t>
      </w:r>
      <w:ins w:id="278" w:author="Hsien-Hsin Lee" w:date="2026-04-19T20:24:00Z" w16du:dateUtc="2026-04-20T00:24:00Z">
        <w:r w:rsidR="00DE03BD">
          <w:rPr>
            <w:color w:val="333333"/>
          </w:rPr>
          <w:t xml:space="preserve"> </w:t>
        </w:r>
      </w:ins>
      <w:del w:id="279" w:author="Hsien-Hsin Lee" w:date="2026-04-19T20:24:00Z" w16du:dateUtc="2026-04-20T00:24:00Z">
        <w:r w:rsidDel="00DE03BD">
          <w:rPr>
            <w:color w:val="333333"/>
          </w:rPr>
          <w:delText xml:space="preserve"> </w:delText>
        </w:r>
      </w:del>
      <w:r>
        <w:rPr>
          <w:color w:val="333333"/>
        </w:rPr>
        <w:t>0.30 is</w:t>
      </w:r>
      <w:ins w:id="280" w:author="Hsien-Hsin Lee" w:date="2026-04-19T20:24:00Z" w16du:dateUtc="2026-04-20T00:24:00Z">
        <w:r w:rsidR="00DE03BD">
          <w:rPr>
            <w:color w:val="333333"/>
          </w:rPr>
          <w:t xml:space="preserve"> often</w:t>
        </w:r>
      </w:ins>
      <w:r>
        <w:rPr>
          <w:color w:val="333333"/>
        </w:rPr>
        <w:t xml:space="preserve"> considered indicative of a useful </w:t>
      </w:r>
      <w:ins w:id="281" w:author="Hsien-Hsin Lee" w:date="2026-04-19T20:24:00Z" w16du:dateUtc="2026-04-20T00:24:00Z">
        <w:r w:rsidR="00DE03BD">
          <w:rPr>
            <w:color w:val="333333"/>
          </w:rPr>
          <w:t xml:space="preserve">predictive </w:t>
        </w:r>
      </w:ins>
      <w:r>
        <w:rPr>
          <w:color w:val="333333"/>
        </w:rPr>
        <w:t>model for</w:t>
      </w:r>
      <w:ins w:id="282" w:author="Hsien-Hsin Lee" w:date="2026-04-19T20:18:00Z" w16du:dateUtc="2026-04-20T00:18:00Z">
        <w:r w:rsidR="00CA5C34">
          <w:rPr>
            <w:color w:val="333333"/>
          </w:rPr>
          <w:t xml:space="preserve"> classification</w:t>
        </w:r>
      </w:ins>
      <w:del w:id="283" w:author="Hsien-Hsin Lee" w:date="2026-04-19T20:18:00Z" w16du:dateUtc="2026-04-20T00:18:00Z">
        <w:r w:rsidDel="00CA5C34">
          <w:rPr>
            <w:color w:val="333333"/>
          </w:rPr>
          <w:delText xml:space="preserve"> this domain</w:delText>
        </w:r>
      </w:del>
      <w:r>
        <w:rPr>
          <w:color w:val="333333"/>
        </w:rPr>
        <w:t xml:space="preserve">. </w:t>
      </w:r>
    </w:p>
    <w:p w14:paraId="08ADB905" w14:textId="77777777" w:rsidR="00CE3BBA" w:rsidRDefault="00F54C8D" w:rsidP="00E84549">
      <w:pPr>
        <w:spacing w:after="100" w:line="264" w:lineRule="auto"/>
        <w:jc w:val="both"/>
        <w:rPr>
          <w:ins w:id="284" w:author="Hsien-Hsin Lee" w:date="2026-04-19T20:25:00Z" w16du:dateUtc="2026-04-20T00:25:00Z"/>
          <w:color w:val="333333"/>
        </w:rPr>
      </w:pPr>
      <w:r>
        <w:rPr>
          <w:color w:val="333333"/>
        </w:rPr>
        <w:t>The cat model</w:t>
      </w:r>
      <w:ins w:id="285" w:author="Hsien-Hsin Lee" w:date="2026-04-19T20:18:00Z" w16du:dateUtc="2026-04-20T00:18:00Z">
        <w:r w:rsidR="008C3D67">
          <w:rPr>
            <w:color w:val="333333"/>
          </w:rPr>
          <w:t>, on the other hand,</w:t>
        </w:r>
      </w:ins>
      <w:r>
        <w:rPr>
          <w:color w:val="333333"/>
        </w:rPr>
        <w:t xml:space="preserve"> achieves a</w:t>
      </w:r>
      <w:ins w:id="286" w:author="Hsien-Hsin Lee" w:date="2026-04-19T20:19:00Z" w16du:dateUtc="2026-04-20T00:19:00Z">
        <w:r w:rsidR="008C3D67">
          <w:rPr>
            <w:color w:val="333333"/>
          </w:rPr>
          <w:t>n even</w:t>
        </w:r>
      </w:ins>
      <w:r>
        <w:rPr>
          <w:color w:val="333333"/>
        </w:rPr>
        <w:t xml:space="preserve"> higher </w:t>
      </w:r>
      <w:proofErr w:type="gramStart"/>
      <w:r>
        <w:rPr>
          <w:color w:val="333333"/>
        </w:rPr>
        <w:t>log R²</w:t>
      </w:r>
      <w:proofErr w:type="gramEnd"/>
      <w:r>
        <w:rPr>
          <w:color w:val="333333"/>
        </w:rPr>
        <w:t xml:space="preserve"> of 0.421, suggesting cat adoption outcomes are somewhat more predictable from observable intake attributes. </w:t>
      </w:r>
    </w:p>
    <w:p w14:paraId="39A6C341" w14:textId="77777777" w:rsidR="00744309" w:rsidRDefault="00CE2387" w:rsidP="00E84549">
      <w:pPr>
        <w:spacing w:after="100" w:line="264" w:lineRule="auto"/>
        <w:jc w:val="both"/>
        <w:rPr>
          <w:ins w:id="287" w:author="Hsien-Hsin Lee" w:date="2026-04-19T20:28:00Z" w16du:dateUtc="2026-04-20T00:28:00Z"/>
          <w:color w:val="333333"/>
        </w:rPr>
      </w:pPr>
      <w:ins w:id="288" w:author="Hsien-Hsin Lee" w:date="2026-04-19T20:21:00Z" w16du:dateUtc="2026-04-20T00:21:00Z">
        <w:r>
          <w:rPr>
            <w:color w:val="333333"/>
          </w:rPr>
          <w:t xml:space="preserve">In </w:t>
        </w:r>
      </w:ins>
      <w:ins w:id="289" w:author="Hsien-Hsin Lee" w:date="2026-04-19T20:25:00Z" w16du:dateUtc="2026-04-20T00:25:00Z">
        <w:r w:rsidR="00CE3BBA">
          <w:rPr>
            <w:color w:val="333333"/>
          </w:rPr>
          <w:t>contrast</w:t>
        </w:r>
      </w:ins>
      <w:ins w:id="290" w:author="Hsien-Hsin Lee" w:date="2026-04-19T20:21:00Z" w16du:dateUtc="2026-04-20T00:21:00Z">
        <w:r>
          <w:rPr>
            <w:color w:val="333333"/>
          </w:rPr>
          <w:t>,</w:t>
        </w:r>
      </w:ins>
      <w:ins w:id="291" w:author="Hsien-Hsin Lee" w:date="2026-04-19T20:20:00Z" w16du:dateUtc="2026-04-20T00:20:00Z">
        <w:r w:rsidR="008C3D67">
          <w:rPr>
            <w:color w:val="333333"/>
          </w:rPr>
          <w:t xml:space="preserve"> </w:t>
        </w:r>
      </w:ins>
      <w:ins w:id="292" w:author="Hsien-Hsin Lee" w:date="2026-04-19T20:25:00Z" w16du:dateUtc="2026-04-20T00:25:00Z">
        <w:r w:rsidR="00CE3BBA">
          <w:rPr>
            <w:color w:val="333333"/>
          </w:rPr>
          <w:t>the</w:t>
        </w:r>
      </w:ins>
      <w:ins w:id="293" w:author="Hsien-Hsin Lee" w:date="2026-04-19T20:20:00Z" w16du:dateUtc="2026-04-20T00:20:00Z">
        <w:r w:rsidR="008C3D67">
          <w:rPr>
            <w:color w:val="333333"/>
          </w:rPr>
          <w:t xml:space="preserve"> </w:t>
        </w:r>
        <w:r>
          <w:rPr>
            <w:color w:val="333333"/>
          </w:rPr>
          <w:t>“unified” model</w:t>
        </w:r>
      </w:ins>
      <w:ins w:id="294" w:author="Hsien-Hsin Lee" w:date="2026-04-19T20:21:00Z" w16du:dateUtc="2026-04-20T00:21:00Z">
        <w:r>
          <w:rPr>
            <w:color w:val="333333"/>
          </w:rPr>
          <w:t xml:space="preserve">, trained </w:t>
        </w:r>
      </w:ins>
      <w:ins w:id="295" w:author="Hsien-Hsin Lee" w:date="2026-04-19T20:20:00Z" w16du:dateUtc="2026-04-20T00:20:00Z">
        <w:r>
          <w:rPr>
            <w:color w:val="333333"/>
          </w:rPr>
          <w:t xml:space="preserve">by </w:t>
        </w:r>
      </w:ins>
      <w:ins w:id="296" w:author="Hsien-Hsin Lee" w:date="2026-04-19T20:25:00Z" w16du:dateUtc="2026-04-20T00:25:00Z">
        <w:r w:rsidR="00CE3BBA">
          <w:rPr>
            <w:color w:val="333333"/>
          </w:rPr>
          <w:t>pooling</w:t>
        </w:r>
      </w:ins>
      <w:ins w:id="297" w:author="Hsien-Hsin Lee" w:date="2026-04-19T20:20:00Z" w16du:dateUtc="2026-04-20T00:20:00Z">
        <w:r>
          <w:rPr>
            <w:color w:val="333333"/>
          </w:rPr>
          <w:t xml:space="preserve"> all species together</w:t>
        </w:r>
      </w:ins>
      <w:ins w:id="298" w:author="Hsien-Hsin Lee" w:date="2026-04-19T20:25:00Z" w16du:dateUtc="2026-04-20T00:25:00Z">
        <w:r w:rsidR="00CE3BBA">
          <w:rPr>
            <w:color w:val="333333"/>
          </w:rPr>
          <w:t xml:space="preserve">, performs the worst, </w:t>
        </w:r>
      </w:ins>
      <w:ins w:id="299" w:author="Hsien-Hsin Lee" w:date="2026-04-19T20:20:00Z" w16du:dateUtc="2026-04-20T00:20:00Z">
        <w:r>
          <w:rPr>
            <w:color w:val="333333"/>
          </w:rPr>
          <w:t>with a log</w:t>
        </w:r>
      </w:ins>
      <w:ins w:id="300" w:author="Hsien-Hsin Lee" w:date="2026-04-19T20:26:00Z" w16du:dateUtc="2026-04-20T00:26:00Z">
        <w:r w:rsidR="00CE3BBA">
          <w:rPr>
            <w:color w:val="333333"/>
          </w:rPr>
          <w:t>-scale</w:t>
        </w:r>
      </w:ins>
      <w:ins w:id="301" w:author="Hsien-Hsin Lee" w:date="2026-04-19T20:20:00Z" w16du:dateUtc="2026-04-20T00:20:00Z">
        <w:r>
          <w:rPr>
            <w:color w:val="333333"/>
          </w:rPr>
          <w:t xml:space="preserve"> R² of 0.337</w:t>
        </w:r>
      </w:ins>
      <w:ins w:id="302" w:author="Hsien-Hsin Lee" w:date="2026-04-19T20:26:00Z" w16du:dateUtc="2026-04-20T00:26:00Z">
        <w:r w:rsidR="00CE3BBA">
          <w:rPr>
            <w:color w:val="333333"/>
          </w:rPr>
          <w:t>, highlighting the value of species-specific modeling suggested by</w:t>
        </w:r>
        <w:r w:rsidR="004D207D">
          <w:rPr>
            <w:color w:val="333333"/>
          </w:rPr>
          <w:t xml:space="preserve"> </w:t>
        </w:r>
        <w:r w:rsidR="002821A6">
          <w:rPr>
            <w:color w:val="333333"/>
          </w:rPr>
          <w:t>Dewang</w:t>
        </w:r>
        <w:r w:rsidR="00CE3BBA">
          <w:rPr>
            <w:color w:val="333333"/>
          </w:rPr>
          <w:t>.</w:t>
        </w:r>
      </w:ins>
      <w:ins w:id="303" w:author="Hsien-Hsin Lee" w:date="2026-04-19T20:20:00Z" w16du:dateUtc="2026-04-20T00:20:00Z">
        <w:r>
          <w:rPr>
            <w:color w:val="333333"/>
          </w:rPr>
          <w:t xml:space="preserve"> </w:t>
        </w:r>
      </w:ins>
    </w:p>
    <w:p w14:paraId="72A6E68C" w14:textId="5259F3A1" w:rsidR="00AB4F32" w:rsidDel="008F7D0D" w:rsidRDefault="00F54C8D" w:rsidP="00E84549">
      <w:pPr>
        <w:spacing w:after="100" w:line="264" w:lineRule="auto"/>
        <w:jc w:val="both"/>
        <w:rPr>
          <w:del w:id="304" w:author="Hsien-Hsin Lee" w:date="2026-04-19T17:09:00Z" w16du:dateUtc="2026-04-19T21:09:00Z"/>
          <w:color w:val="333333"/>
        </w:rPr>
      </w:pPr>
      <w:r>
        <w:rPr>
          <w:color w:val="333333"/>
        </w:rPr>
        <w:t>The predicted vs. actual scatter plot</w:t>
      </w:r>
      <w:ins w:id="305" w:author="Hsien-Hsin Lee" w:date="2026-04-19T20:19:00Z" w16du:dateUtc="2026-04-20T00:19:00Z">
        <w:r w:rsidR="008C3D67">
          <w:rPr>
            <w:color w:val="333333"/>
          </w:rPr>
          <w:t xml:space="preserve"> for </w:t>
        </w:r>
      </w:ins>
      <w:ins w:id="306" w:author="Hsien-Hsin Lee" w:date="2026-04-19T20:28:00Z" w16du:dateUtc="2026-04-20T00:28:00Z">
        <w:r w:rsidR="00744309">
          <w:rPr>
            <w:color w:val="333333"/>
          </w:rPr>
          <w:t>the</w:t>
        </w:r>
      </w:ins>
      <w:ins w:id="307" w:author="Hsien-Hsin Lee" w:date="2026-04-19T20:19:00Z" w16du:dateUtc="2026-04-20T00:19:00Z">
        <w:r w:rsidR="008C3D67">
          <w:rPr>
            <w:color w:val="333333"/>
          </w:rPr>
          <w:t xml:space="preserve"> dog-only model</w:t>
        </w:r>
      </w:ins>
      <w:r>
        <w:rPr>
          <w:color w:val="333333"/>
        </w:rPr>
        <w:t xml:space="preserve"> (</w:t>
      </w:r>
      <w:ins w:id="308" w:author="Hsien-Hsin Lee" w:date="2026-04-19T20:19:00Z" w16du:dateUtc="2026-04-20T00:19:00Z">
        <w:r w:rsidR="008C3D67">
          <w:rPr>
            <w:color w:val="333333"/>
          </w:rPr>
          <w:fldChar w:fldCharType="begin"/>
        </w:r>
        <w:r w:rsidR="008C3D67">
          <w:rPr>
            <w:color w:val="333333"/>
          </w:rPr>
          <w:instrText xml:space="preserve"> REF _Ref227522396 \h </w:instrText>
        </w:r>
      </w:ins>
      <w:r w:rsidR="008C3D67">
        <w:rPr>
          <w:color w:val="333333"/>
        </w:rPr>
      </w:r>
      <w:r w:rsidR="008C3D67">
        <w:rPr>
          <w:color w:val="333333"/>
        </w:rPr>
        <w:fldChar w:fldCharType="separate"/>
      </w:r>
      <w:ins w:id="309" w:author="Hsien-Hsin Lee" w:date="2026-04-19T17:09:00Z" w16du:dateUtc="2026-04-19T21:09:00Z">
        <w:r w:rsidR="007E7FF0">
          <w:t xml:space="preserve">Figure </w:t>
        </w:r>
      </w:ins>
      <w:r w:rsidR="007E7FF0">
        <w:rPr>
          <w:noProof/>
        </w:rPr>
        <w:t>3</w:t>
      </w:r>
      <w:ins w:id="310" w:author="Hsien-Hsin Lee" w:date="2026-04-19T20:19:00Z" w16du:dateUtc="2026-04-20T00:19:00Z">
        <w:r w:rsidR="008C3D67">
          <w:rPr>
            <w:color w:val="333333"/>
          </w:rPr>
          <w:fldChar w:fldCharType="end"/>
        </w:r>
      </w:ins>
      <w:del w:id="311" w:author="Hsien-Hsin Lee" w:date="2026-04-19T20:19:00Z" w16du:dateUtc="2026-04-20T00:19:00Z">
        <w:r w:rsidDel="008C3D67">
          <w:rPr>
            <w:color w:val="333333"/>
          </w:rPr>
          <w:delText>Figure 1</w:delText>
        </w:r>
      </w:del>
      <w:r>
        <w:rPr>
          <w:color w:val="333333"/>
        </w:rPr>
        <w:t>) shows strong calibration for short-stay dogs (0</w:t>
      </w:r>
      <w:ins w:id="312" w:author="Hsien-Hsin Lee" w:date="2026-04-19T20:28:00Z" w16du:dateUtc="2026-04-20T00:28:00Z">
        <w:r w:rsidR="00744309">
          <w:rPr>
            <w:color w:val="333333"/>
          </w:rPr>
          <w:t>~</w:t>
        </w:r>
      </w:ins>
      <w:del w:id="313" w:author="Hsien-Hsin Lee" w:date="2026-04-19T20:28:00Z" w16du:dateUtc="2026-04-20T00:28:00Z">
        <w:r w:rsidDel="00744309">
          <w:rPr>
            <w:color w:val="333333"/>
          </w:rPr>
          <w:delText>–</w:delText>
        </w:r>
      </w:del>
      <w:r>
        <w:rPr>
          <w:color w:val="333333"/>
        </w:rPr>
        <w:t xml:space="preserve">75 days, where </w:t>
      </w:r>
      <w:ins w:id="314" w:author="Hsien-Hsin Lee" w:date="2026-04-19T20:28:00Z" w16du:dateUtc="2026-04-20T00:28:00Z">
        <w:r w:rsidR="00744309">
          <w:rPr>
            <w:color w:val="333333"/>
          </w:rPr>
          <w:t>most</w:t>
        </w:r>
      </w:ins>
      <w:del w:id="315" w:author="Hsien-Hsin Lee" w:date="2026-04-19T20:28:00Z" w16du:dateUtc="2026-04-20T00:28:00Z">
        <w:r w:rsidDel="00744309">
          <w:rPr>
            <w:color w:val="333333"/>
          </w:rPr>
          <w:delText>the</w:delText>
        </w:r>
      </w:del>
      <w:r>
        <w:rPr>
          <w:color w:val="333333"/>
        </w:rPr>
        <w:t xml:space="preserve"> </w:t>
      </w:r>
      <w:del w:id="316" w:author="Hsien-Hsin Lee" w:date="2026-04-19T20:28:00Z" w16du:dateUtc="2026-04-20T00:28:00Z">
        <w:r w:rsidDel="00744309">
          <w:rPr>
            <w:color w:val="333333"/>
          </w:rPr>
          <w:delText xml:space="preserve">majority of </w:delText>
        </w:r>
      </w:del>
      <w:r>
        <w:rPr>
          <w:color w:val="333333"/>
        </w:rPr>
        <w:t xml:space="preserve">adoptions occur), </w:t>
      </w:r>
      <w:r w:rsidR="001B7C27">
        <w:rPr>
          <w:color w:val="333333"/>
        </w:rPr>
        <w:t>with</w:t>
      </w:r>
      <w:r>
        <w:rPr>
          <w:color w:val="333333"/>
        </w:rPr>
        <w:t xml:space="preserve"> systematic underprediction for very long stays</w:t>
      </w:r>
      <w:ins w:id="317" w:author="Hsien-Hsin Lee" w:date="2026-04-19T20:28:00Z" w16du:dateUtc="2026-04-20T00:28:00Z">
        <w:r w:rsidR="008F7D0D">
          <w:rPr>
            <w:color w:val="333333"/>
          </w:rPr>
          <w:t>. This patter</w:t>
        </w:r>
      </w:ins>
      <w:ins w:id="318" w:author="Hsien-Hsin Lee" w:date="2026-04-19T20:29:00Z" w16du:dateUtc="2026-04-20T00:29:00Z">
        <w:r w:rsidR="008F7D0D">
          <w:rPr>
            <w:color w:val="333333"/>
          </w:rPr>
          <w:t xml:space="preserve">n is </w:t>
        </w:r>
      </w:ins>
      <w:del w:id="319" w:author="Hsien-Hsin Lee" w:date="2026-04-19T20:28:00Z" w16du:dateUtc="2026-04-20T00:28:00Z">
        <w:r w:rsidDel="008F7D0D">
          <w:rPr>
            <w:color w:val="333333"/>
          </w:rPr>
          <w:delText>—</w:delText>
        </w:r>
      </w:del>
      <w:del w:id="320" w:author="Hsien-Hsin Lee" w:date="2026-04-19T20:29:00Z" w16du:dateUtc="2026-04-20T00:29:00Z">
        <w:r w:rsidDel="008F7D0D">
          <w:rPr>
            <w:color w:val="333333"/>
          </w:rPr>
          <w:delText xml:space="preserve">an </w:delText>
        </w:r>
      </w:del>
      <w:r>
        <w:rPr>
          <w:color w:val="333333"/>
        </w:rPr>
        <w:t xml:space="preserve">expected </w:t>
      </w:r>
      <w:ins w:id="321" w:author="Hsien-Hsin Lee" w:date="2026-04-19T20:29:00Z" w16du:dateUtc="2026-04-20T00:29:00Z">
        <w:r w:rsidR="008F7D0D">
          <w:rPr>
            <w:color w:val="333333"/>
          </w:rPr>
          <w:t>due to the</w:t>
        </w:r>
      </w:ins>
      <w:del w:id="322" w:author="Hsien-Hsin Lee" w:date="2026-04-19T20:29:00Z" w16du:dateUtc="2026-04-20T00:29:00Z">
        <w:r w:rsidDel="008F7D0D">
          <w:rPr>
            <w:color w:val="333333"/>
          </w:rPr>
          <w:delText>consequence of</w:delText>
        </w:r>
      </w:del>
      <w:r>
        <w:rPr>
          <w:color w:val="333333"/>
        </w:rPr>
        <w:t xml:space="preserve"> log-transform</w:t>
      </w:r>
      <w:ins w:id="323" w:author="Hsien-Hsin Lee" w:date="2026-04-19T20:29:00Z" w16du:dateUtc="2026-04-20T00:29:00Z">
        <w:r w:rsidR="008F7D0D">
          <w:rPr>
            <w:color w:val="333333"/>
          </w:rPr>
          <w:t xml:space="preserve">ation of </w:t>
        </w:r>
      </w:ins>
      <w:del w:id="324" w:author="Hsien-Hsin Lee" w:date="2026-04-19T20:29:00Z" w16du:dateUtc="2026-04-20T00:29:00Z">
        <w:r w:rsidDel="008F7D0D">
          <w:rPr>
            <w:color w:val="333333"/>
          </w:rPr>
          <w:delText xml:space="preserve">ing </w:delText>
        </w:r>
      </w:del>
      <w:r>
        <w:rPr>
          <w:color w:val="333333"/>
        </w:rPr>
        <w:t xml:space="preserve">the target </w:t>
      </w:r>
      <w:ins w:id="325" w:author="Hsien-Hsin Lee" w:date="2026-04-19T20:29:00Z" w16du:dateUtc="2026-04-20T00:29:00Z">
        <w:r w:rsidR="008F7D0D">
          <w:rPr>
            <w:color w:val="333333"/>
          </w:rPr>
          <w:t xml:space="preserve">variable </w:t>
        </w:r>
      </w:ins>
      <w:r>
        <w:rPr>
          <w:color w:val="333333"/>
        </w:rPr>
        <w:t>and</w:t>
      </w:r>
      <w:del w:id="326" w:author="Hsien-Hsin Lee" w:date="2026-04-19T20:29:00Z" w16du:dateUtc="2026-04-20T00:29:00Z">
        <w:r w:rsidDel="008F7D0D">
          <w:rPr>
            <w:color w:val="333333"/>
          </w:rPr>
          <w:delText xml:space="preserve"> of</w:delText>
        </w:r>
      </w:del>
      <w:r>
        <w:rPr>
          <w:color w:val="333333"/>
        </w:rPr>
        <w:t xml:space="preserve"> the</w:t>
      </w:r>
      <w:ins w:id="327" w:author="Hsien-Hsin Lee" w:date="2026-04-19T20:29:00Z" w16du:dateUtc="2026-04-20T00:29:00Z">
        <w:r w:rsidR="008F7D0D">
          <w:rPr>
            <w:color w:val="333333"/>
          </w:rPr>
          <w:t xml:space="preserve"> absence of</w:t>
        </w:r>
      </w:ins>
      <w:r>
        <w:rPr>
          <w:color w:val="333333"/>
        </w:rPr>
        <w:t xml:space="preserve"> behavioral information </w:t>
      </w:r>
      <w:ins w:id="328" w:author="Hsien-Hsin Lee" w:date="2026-04-19T20:29:00Z" w16du:dateUtc="2026-04-20T00:29:00Z">
        <w:r w:rsidR="008F7D0D">
          <w:rPr>
            <w:color w:val="333333"/>
          </w:rPr>
          <w:t>in</w:t>
        </w:r>
      </w:ins>
      <w:del w:id="329" w:author="Hsien-Hsin Lee" w:date="2026-04-19T20:29:00Z" w16du:dateUtc="2026-04-20T00:29:00Z">
        <w:r w:rsidDel="008F7D0D">
          <w:rPr>
            <w:color w:val="333333"/>
          </w:rPr>
          <w:delText>that is absent from</w:delText>
        </w:r>
      </w:del>
      <w:r>
        <w:rPr>
          <w:color w:val="333333"/>
        </w:rPr>
        <w:t xml:space="preserve"> intake records.</w:t>
      </w:r>
    </w:p>
    <w:p w14:paraId="1BF098AA" w14:textId="72D773BC" w:rsidR="0069157A" w:rsidRDefault="00F54C8D">
      <w:pPr>
        <w:spacing w:after="100" w:line="264" w:lineRule="auto"/>
        <w:jc w:val="both"/>
        <w:pPrChange w:id="330" w:author="Hsien-Hsin Lee" w:date="2026-04-19T20:10:00Z" w16du:dateUtc="2026-04-20T00:10:00Z">
          <w:pPr>
            <w:spacing w:before="100" w:after="60"/>
          </w:pPr>
        </w:pPrChange>
      </w:pPr>
      <w:del w:id="331" w:author="Hsien-Hsin Lee" w:date="2026-04-19T17:09:00Z" w16du:dateUtc="2026-04-19T21:09:00Z">
        <w:r w:rsidDel="0069157A">
          <w:rPr>
            <w:b/>
            <w:bCs/>
            <w:i/>
            <w:iCs/>
            <w:color w:val="767676"/>
            <w:sz w:val="19"/>
            <w:szCs w:val="19"/>
          </w:rPr>
          <w:delText>Table 1. Predictive Model Performance Summary</w:delText>
        </w:r>
      </w:del>
    </w:p>
    <w:tbl>
      <w:tblPr>
        <w:tblStyle w:val="GridTable4-Accent1"/>
        <w:tblW w:w="9360" w:type="dxa"/>
        <w:jc w:val="center"/>
        <w:tblLook w:val="04A0" w:firstRow="1" w:lastRow="0" w:firstColumn="1" w:lastColumn="0" w:noHBand="0" w:noVBand="1"/>
        <w:tblPrChange w:id="332" w:author="Hsien-Hsin Lee" w:date="2026-04-19T20:10:00Z" w16du:dateUtc="2026-04-20T00:10:00Z">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340"/>
        <w:gridCol w:w="2340"/>
        <w:gridCol w:w="2340"/>
        <w:gridCol w:w="2340"/>
        <w:tblGridChange w:id="333">
          <w:tblGrid>
            <w:gridCol w:w="2340"/>
            <w:gridCol w:w="2340"/>
            <w:gridCol w:w="2340"/>
            <w:gridCol w:w="2340"/>
          </w:tblGrid>
        </w:tblGridChange>
      </w:tblGrid>
      <w:tr w:rsidR="00AB4F32" w14:paraId="2F23C4F1" w14:textId="77777777" w:rsidTr="00E84549">
        <w:trPr>
          <w:cnfStyle w:val="100000000000" w:firstRow="1" w:lastRow="0" w:firstColumn="0" w:lastColumn="0" w:oddVBand="0" w:evenVBand="0" w:oddHBand="0" w:evenHBand="0" w:firstRowFirstColumn="0" w:firstRowLastColumn="0" w:lastRowFirstColumn="0" w:lastRowLastColumn="0"/>
          <w:trHeight w:val="288"/>
          <w:jc w:val="center"/>
          <w:trPrChange w:id="334" w:author="Hsien-Hsin Lee" w:date="2026-04-19T20:10:00Z" w16du:dateUtc="2026-04-20T00:10:00Z">
            <w:trPr>
              <w:tblHeader/>
            </w:trPr>
          </w:trPrChange>
        </w:trPr>
        <w:tc>
          <w:tcPr>
            <w:cnfStyle w:val="001000000000" w:firstRow="0" w:lastRow="0" w:firstColumn="1" w:lastColumn="0" w:oddVBand="0" w:evenVBand="0" w:oddHBand="0" w:evenHBand="0" w:firstRowFirstColumn="0" w:firstRowLastColumn="0" w:lastRowFirstColumn="0" w:lastRowLastColumn="0"/>
            <w:tcW w:w="2340" w:type="dxa"/>
            <w:tcPrChange w:id="335"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1F3864"/>
                <w:tcMar>
                  <w:top w:w="80" w:type="dxa"/>
                  <w:left w:w="140" w:type="dxa"/>
                  <w:bottom w:w="80" w:type="dxa"/>
                  <w:right w:w="140" w:type="dxa"/>
                </w:tcMar>
              </w:tcPr>
            </w:tcPrChange>
          </w:tcPr>
          <w:p w14:paraId="5673F426" w14:textId="77777777" w:rsidR="00AB4F32" w:rsidRDefault="00F54C8D">
            <w:pPr>
              <w:jc w:val="center"/>
              <w:cnfStyle w:val="101000000000" w:firstRow="1" w:lastRow="0" w:firstColumn="1" w:lastColumn="0" w:oddVBand="0" w:evenVBand="0" w:oddHBand="0" w:evenHBand="0" w:firstRowFirstColumn="0" w:firstRowLastColumn="0" w:lastRowFirstColumn="0" w:lastRowLastColumn="0"/>
            </w:pPr>
            <w:r>
              <w:rPr>
                <w:color w:val="FFFFFF"/>
                <w:sz w:val="20"/>
                <w:szCs w:val="20"/>
              </w:rPr>
              <w:t>Algorithm</w:t>
            </w:r>
          </w:p>
        </w:tc>
        <w:tc>
          <w:tcPr>
            <w:tcW w:w="2340" w:type="dxa"/>
            <w:tcPrChange w:id="336"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1F3864"/>
                <w:tcMar>
                  <w:top w:w="80" w:type="dxa"/>
                  <w:left w:w="140" w:type="dxa"/>
                  <w:bottom w:w="80" w:type="dxa"/>
                  <w:right w:w="140" w:type="dxa"/>
                </w:tcMar>
              </w:tcPr>
            </w:tcPrChange>
          </w:tcPr>
          <w:p w14:paraId="396A4872" w14:textId="77777777" w:rsidR="00AB4F32" w:rsidRDefault="00F54C8D">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Species</w:t>
            </w:r>
          </w:p>
        </w:tc>
        <w:tc>
          <w:tcPr>
            <w:tcW w:w="2340" w:type="dxa"/>
            <w:tcPrChange w:id="337"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1F3864"/>
                <w:tcMar>
                  <w:top w:w="80" w:type="dxa"/>
                  <w:left w:w="140" w:type="dxa"/>
                  <w:bottom w:w="80" w:type="dxa"/>
                  <w:right w:w="140" w:type="dxa"/>
                </w:tcMar>
              </w:tcPr>
            </w:tcPrChange>
          </w:tcPr>
          <w:p w14:paraId="3D6A13CF" w14:textId="77777777" w:rsidR="00AB4F32" w:rsidRDefault="00F54C8D">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Log R²</w:t>
            </w:r>
          </w:p>
        </w:tc>
        <w:tc>
          <w:tcPr>
            <w:tcW w:w="2340" w:type="dxa"/>
            <w:tcPrChange w:id="338"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1F3864"/>
                <w:tcMar>
                  <w:top w:w="80" w:type="dxa"/>
                  <w:left w:w="140" w:type="dxa"/>
                  <w:bottom w:w="80" w:type="dxa"/>
                  <w:right w:w="140" w:type="dxa"/>
                </w:tcMar>
              </w:tcPr>
            </w:tcPrChange>
          </w:tcPr>
          <w:p w14:paraId="2986B03C" w14:textId="77777777" w:rsidR="00AB4F32" w:rsidRDefault="00F54C8D">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MAE (days)</w:t>
            </w:r>
          </w:p>
        </w:tc>
      </w:tr>
      <w:tr w:rsidR="00AB4F32" w14:paraId="2D80125A" w14:textId="77777777" w:rsidTr="00E84549">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340" w:type="dxa"/>
            <w:tcPrChange w:id="339"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EBF3FB"/>
                <w:tcMar>
                  <w:top w:w="80" w:type="dxa"/>
                  <w:left w:w="140" w:type="dxa"/>
                  <w:bottom w:w="80" w:type="dxa"/>
                  <w:right w:w="140" w:type="dxa"/>
                </w:tcMar>
              </w:tcPr>
            </w:tcPrChange>
          </w:tcPr>
          <w:p w14:paraId="0A470E8C" w14:textId="77777777" w:rsidR="00AB4F32" w:rsidRDefault="00F54C8D">
            <w:pPr>
              <w:jc w:val="center"/>
              <w:cnfStyle w:val="001000100000" w:firstRow="0" w:lastRow="0" w:firstColumn="1" w:lastColumn="0" w:oddVBand="0" w:evenVBand="0" w:oddHBand="1" w:evenHBand="0" w:firstRowFirstColumn="0" w:firstRowLastColumn="0" w:lastRowFirstColumn="0" w:lastRowLastColumn="0"/>
            </w:pPr>
            <w:proofErr w:type="spellStart"/>
            <w:r>
              <w:rPr>
                <w:color w:val="333333"/>
                <w:sz w:val="20"/>
                <w:szCs w:val="20"/>
              </w:rPr>
              <w:t>XGBoost</w:t>
            </w:r>
            <w:proofErr w:type="spellEnd"/>
          </w:p>
        </w:tc>
        <w:tc>
          <w:tcPr>
            <w:tcW w:w="2340" w:type="dxa"/>
            <w:tcPrChange w:id="340"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EBF3FB"/>
                <w:tcMar>
                  <w:top w:w="80" w:type="dxa"/>
                  <w:left w:w="140" w:type="dxa"/>
                  <w:bottom w:w="80" w:type="dxa"/>
                  <w:right w:w="140" w:type="dxa"/>
                </w:tcMar>
              </w:tcPr>
            </w:tcPrChange>
          </w:tcPr>
          <w:p w14:paraId="6305BECA" w14:textId="77777777" w:rsidR="00AB4F32" w:rsidRDefault="00F54C8D">
            <w:pPr>
              <w:jc w:val="center"/>
              <w:cnfStyle w:val="000000100000" w:firstRow="0" w:lastRow="0" w:firstColumn="0" w:lastColumn="0" w:oddVBand="0" w:evenVBand="0" w:oddHBand="1" w:evenHBand="0" w:firstRowFirstColumn="0" w:firstRowLastColumn="0" w:lastRowFirstColumn="0" w:lastRowLastColumn="0"/>
            </w:pPr>
            <w:r>
              <w:rPr>
                <w:color w:val="333333"/>
                <w:sz w:val="20"/>
                <w:szCs w:val="20"/>
              </w:rPr>
              <w:t>Dog</w:t>
            </w:r>
          </w:p>
        </w:tc>
        <w:tc>
          <w:tcPr>
            <w:tcW w:w="2340" w:type="dxa"/>
            <w:tcPrChange w:id="341"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EBF3FB"/>
                <w:tcMar>
                  <w:top w:w="80" w:type="dxa"/>
                  <w:left w:w="140" w:type="dxa"/>
                  <w:bottom w:w="80" w:type="dxa"/>
                  <w:right w:w="140" w:type="dxa"/>
                </w:tcMar>
              </w:tcPr>
            </w:tcPrChange>
          </w:tcPr>
          <w:p w14:paraId="6E75327B" w14:textId="77777777" w:rsidR="00AB4F32" w:rsidRDefault="00F54C8D">
            <w:pPr>
              <w:jc w:val="center"/>
              <w:cnfStyle w:val="000000100000" w:firstRow="0" w:lastRow="0" w:firstColumn="0" w:lastColumn="0" w:oddVBand="0" w:evenVBand="0" w:oddHBand="1" w:evenHBand="0" w:firstRowFirstColumn="0" w:firstRowLastColumn="0" w:lastRowFirstColumn="0" w:lastRowLastColumn="0"/>
            </w:pPr>
            <w:r>
              <w:rPr>
                <w:color w:val="333333"/>
                <w:sz w:val="20"/>
                <w:szCs w:val="20"/>
              </w:rPr>
              <w:t>0.361</w:t>
            </w:r>
          </w:p>
        </w:tc>
        <w:tc>
          <w:tcPr>
            <w:tcW w:w="2340" w:type="dxa"/>
            <w:tcPrChange w:id="342"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EBF3FB"/>
                <w:tcMar>
                  <w:top w:w="80" w:type="dxa"/>
                  <w:left w:w="140" w:type="dxa"/>
                  <w:bottom w:w="80" w:type="dxa"/>
                  <w:right w:w="140" w:type="dxa"/>
                </w:tcMar>
              </w:tcPr>
            </w:tcPrChange>
          </w:tcPr>
          <w:p w14:paraId="211E967E" w14:textId="77777777" w:rsidR="00AB4F32" w:rsidRDefault="00F54C8D">
            <w:pPr>
              <w:jc w:val="center"/>
              <w:cnfStyle w:val="000000100000" w:firstRow="0" w:lastRow="0" w:firstColumn="0" w:lastColumn="0" w:oddVBand="0" w:evenVBand="0" w:oddHBand="1" w:evenHBand="0" w:firstRowFirstColumn="0" w:firstRowLastColumn="0" w:lastRowFirstColumn="0" w:lastRowLastColumn="0"/>
            </w:pPr>
            <w:r>
              <w:rPr>
                <w:color w:val="333333"/>
                <w:sz w:val="20"/>
                <w:szCs w:val="20"/>
              </w:rPr>
              <w:t>19.4</w:t>
            </w:r>
          </w:p>
        </w:tc>
      </w:tr>
      <w:tr w:rsidR="00AB4F32" w14:paraId="7BC5A473" w14:textId="77777777" w:rsidTr="00E84549">
        <w:trPr>
          <w:trHeight w:val="288"/>
          <w:jc w:val="center"/>
        </w:trPr>
        <w:tc>
          <w:tcPr>
            <w:cnfStyle w:val="001000000000" w:firstRow="0" w:lastRow="0" w:firstColumn="1" w:lastColumn="0" w:oddVBand="0" w:evenVBand="0" w:oddHBand="0" w:evenHBand="0" w:firstRowFirstColumn="0" w:firstRowLastColumn="0" w:lastRowFirstColumn="0" w:lastRowLastColumn="0"/>
            <w:tcW w:w="2340" w:type="dxa"/>
            <w:tcPrChange w:id="343"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FFFFFF"/>
                <w:tcMar>
                  <w:top w:w="80" w:type="dxa"/>
                  <w:left w:w="140" w:type="dxa"/>
                  <w:bottom w:w="80" w:type="dxa"/>
                  <w:right w:w="140" w:type="dxa"/>
                </w:tcMar>
              </w:tcPr>
            </w:tcPrChange>
          </w:tcPr>
          <w:p w14:paraId="254CD17A" w14:textId="77777777" w:rsidR="00AB4F32" w:rsidRDefault="00F54C8D">
            <w:pPr>
              <w:jc w:val="center"/>
            </w:pPr>
            <w:proofErr w:type="spellStart"/>
            <w:r>
              <w:rPr>
                <w:color w:val="333333"/>
                <w:sz w:val="20"/>
                <w:szCs w:val="20"/>
              </w:rPr>
              <w:t>XGBoost</w:t>
            </w:r>
            <w:proofErr w:type="spellEnd"/>
          </w:p>
        </w:tc>
        <w:tc>
          <w:tcPr>
            <w:tcW w:w="2340" w:type="dxa"/>
            <w:tcPrChange w:id="344"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FFFFFF"/>
                <w:tcMar>
                  <w:top w:w="80" w:type="dxa"/>
                  <w:left w:w="140" w:type="dxa"/>
                  <w:bottom w:w="80" w:type="dxa"/>
                  <w:right w:w="140" w:type="dxa"/>
                </w:tcMar>
              </w:tcPr>
            </w:tcPrChange>
          </w:tcPr>
          <w:p w14:paraId="0F0CF370" w14:textId="77777777" w:rsidR="00AB4F32" w:rsidRDefault="00F54C8D">
            <w:pPr>
              <w:jc w:val="center"/>
              <w:cnfStyle w:val="000000000000" w:firstRow="0" w:lastRow="0" w:firstColumn="0" w:lastColumn="0" w:oddVBand="0" w:evenVBand="0" w:oddHBand="0" w:evenHBand="0" w:firstRowFirstColumn="0" w:firstRowLastColumn="0" w:lastRowFirstColumn="0" w:lastRowLastColumn="0"/>
            </w:pPr>
            <w:r>
              <w:rPr>
                <w:color w:val="333333"/>
                <w:sz w:val="20"/>
                <w:szCs w:val="20"/>
              </w:rPr>
              <w:t>Cat</w:t>
            </w:r>
          </w:p>
        </w:tc>
        <w:tc>
          <w:tcPr>
            <w:tcW w:w="2340" w:type="dxa"/>
            <w:tcPrChange w:id="345"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FFFFFF"/>
                <w:tcMar>
                  <w:top w:w="80" w:type="dxa"/>
                  <w:left w:w="140" w:type="dxa"/>
                  <w:bottom w:w="80" w:type="dxa"/>
                  <w:right w:w="140" w:type="dxa"/>
                </w:tcMar>
              </w:tcPr>
            </w:tcPrChange>
          </w:tcPr>
          <w:p w14:paraId="7EE3D96A" w14:textId="77777777" w:rsidR="00AB4F32" w:rsidRDefault="00F54C8D">
            <w:pPr>
              <w:jc w:val="center"/>
              <w:cnfStyle w:val="000000000000" w:firstRow="0" w:lastRow="0" w:firstColumn="0" w:lastColumn="0" w:oddVBand="0" w:evenVBand="0" w:oddHBand="0" w:evenHBand="0" w:firstRowFirstColumn="0" w:firstRowLastColumn="0" w:lastRowFirstColumn="0" w:lastRowLastColumn="0"/>
            </w:pPr>
            <w:r>
              <w:rPr>
                <w:color w:val="333333"/>
                <w:sz w:val="20"/>
                <w:szCs w:val="20"/>
              </w:rPr>
              <w:t>0.421</w:t>
            </w:r>
          </w:p>
        </w:tc>
        <w:tc>
          <w:tcPr>
            <w:tcW w:w="2340" w:type="dxa"/>
            <w:tcPrChange w:id="346"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FFFFFF"/>
                <w:tcMar>
                  <w:top w:w="80" w:type="dxa"/>
                  <w:left w:w="140" w:type="dxa"/>
                  <w:bottom w:w="80" w:type="dxa"/>
                  <w:right w:w="140" w:type="dxa"/>
                </w:tcMar>
              </w:tcPr>
            </w:tcPrChange>
          </w:tcPr>
          <w:p w14:paraId="0618AD86" w14:textId="49760A17" w:rsidR="00AB4F32" w:rsidRDefault="006A4149">
            <w:pPr>
              <w:jc w:val="center"/>
              <w:cnfStyle w:val="000000000000" w:firstRow="0" w:lastRow="0" w:firstColumn="0" w:lastColumn="0" w:oddVBand="0" w:evenVBand="0" w:oddHBand="0" w:evenHBand="0" w:firstRowFirstColumn="0" w:firstRowLastColumn="0" w:lastRowFirstColumn="0" w:lastRowLastColumn="0"/>
            </w:pPr>
            <w:ins w:id="347" w:author="Hsien-Hsin Lee" w:date="2026-04-19T15:33:00Z" w16du:dateUtc="2026-04-19T19:33:00Z">
              <w:r>
                <w:rPr>
                  <w:color w:val="333333"/>
                  <w:sz w:val="20"/>
                  <w:szCs w:val="20"/>
                </w:rPr>
                <w:t>19.6</w:t>
              </w:r>
            </w:ins>
            <w:del w:id="348" w:author="Hsien-Hsin Lee" w:date="2026-04-19T15:33:00Z" w16du:dateUtc="2026-04-19T19:33:00Z">
              <w:r w:rsidR="00F54C8D" w:rsidDel="006A4149">
                <w:rPr>
                  <w:color w:val="333333"/>
                  <w:sz w:val="20"/>
                  <w:szCs w:val="20"/>
                </w:rPr>
                <w:delText>—</w:delText>
              </w:r>
            </w:del>
          </w:p>
        </w:tc>
      </w:tr>
      <w:tr w:rsidR="00482E91" w14:paraId="1C3361F5" w14:textId="77777777" w:rsidTr="00E84549">
        <w:trPr>
          <w:cnfStyle w:val="000000100000" w:firstRow="0" w:lastRow="0" w:firstColumn="0" w:lastColumn="0" w:oddVBand="0" w:evenVBand="0" w:oddHBand="1" w:evenHBand="0" w:firstRowFirstColumn="0" w:firstRowLastColumn="0" w:lastRowFirstColumn="0" w:lastRowLastColumn="0"/>
          <w:trHeight w:val="288"/>
          <w:jc w:val="center"/>
          <w:ins w:id="349" w:author="Hsien-Hsin Lee" w:date="2026-04-19T15:28:00Z"/>
        </w:trPr>
        <w:tc>
          <w:tcPr>
            <w:cnfStyle w:val="001000000000" w:firstRow="0" w:lastRow="0" w:firstColumn="1" w:lastColumn="0" w:oddVBand="0" w:evenVBand="0" w:oddHBand="0" w:evenHBand="0" w:firstRowFirstColumn="0" w:firstRowLastColumn="0" w:lastRowFirstColumn="0" w:lastRowLastColumn="0"/>
            <w:tcW w:w="2340" w:type="dxa"/>
            <w:tcPrChange w:id="350"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FFFFFF"/>
                <w:tcMar>
                  <w:top w:w="80" w:type="dxa"/>
                  <w:left w:w="140" w:type="dxa"/>
                  <w:bottom w:w="80" w:type="dxa"/>
                  <w:right w:w="140" w:type="dxa"/>
                </w:tcMar>
              </w:tcPr>
            </w:tcPrChange>
          </w:tcPr>
          <w:p w14:paraId="57F08585" w14:textId="072D166F" w:rsidR="00482E91" w:rsidRDefault="00482E91">
            <w:pPr>
              <w:jc w:val="center"/>
              <w:cnfStyle w:val="001000100000" w:firstRow="0" w:lastRow="0" w:firstColumn="1" w:lastColumn="0" w:oddVBand="0" w:evenVBand="0" w:oddHBand="1" w:evenHBand="0" w:firstRowFirstColumn="0" w:firstRowLastColumn="0" w:lastRowFirstColumn="0" w:lastRowLastColumn="0"/>
              <w:rPr>
                <w:ins w:id="351" w:author="Hsien-Hsin Lee" w:date="2026-04-19T15:28:00Z" w16du:dateUtc="2026-04-19T19:28:00Z"/>
                <w:color w:val="333333"/>
                <w:sz w:val="20"/>
                <w:szCs w:val="20"/>
              </w:rPr>
            </w:pPr>
            <w:proofErr w:type="spellStart"/>
            <w:ins w:id="352" w:author="Hsien-Hsin Lee" w:date="2026-04-19T15:28:00Z" w16du:dateUtc="2026-04-19T19:28:00Z">
              <w:r>
                <w:rPr>
                  <w:color w:val="333333"/>
                  <w:sz w:val="20"/>
                  <w:szCs w:val="20"/>
                </w:rPr>
                <w:t>XGBoost</w:t>
              </w:r>
              <w:proofErr w:type="spellEnd"/>
            </w:ins>
          </w:p>
        </w:tc>
        <w:tc>
          <w:tcPr>
            <w:tcW w:w="2340" w:type="dxa"/>
            <w:tcPrChange w:id="353"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FFFFFF"/>
                <w:tcMar>
                  <w:top w:w="80" w:type="dxa"/>
                  <w:left w:w="140" w:type="dxa"/>
                  <w:bottom w:w="80" w:type="dxa"/>
                  <w:right w:w="140" w:type="dxa"/>
                </w:tcMar>
              </w:tcPr>
            </w:tcPrChange>
          </w:tcPr>
          <w:p w14:paraId="413F2E10" w14:textId="1CCC79A3" w:rsidR="00482E91" w:rsidRDefault="00482E91">
            <w:pPr>
              <w:jc w:val="center"/>
              <w:cnfStyle w:val="000000100000" w:firstRow="0" w:lastRow="0" w:firstColumn="0" w:lastColumn="0" w:oddVBand="0" w:evenVBand="0" w:oddHBand="1" w:evenHBand="0" w:firstRowFirstColumn="0" w:firstRowLastColumn="0" w:lastRowFirstColumn="0" w:lastRowLastColumn="0"/>
              <w:rPr>
                <w:ins w:id="354" w:author="Hsien-Hsin Lee" w:date="2026-04-19T15:28:00Z" w16du:dateUtc="2026-04-19T19:28:00Z"/>
                <w:color w:val="333333"/>
                <w:sz w:val="20"/>
                <w:szCs w:val="20"/>
              </w:rPr>
            </w:pPr>
            <w:ins w:id="355" w:author="Hsien-Hsin Lee" w:date="2026-04-19T15:28:00Z" w16du:dateUtc="2026-04-19T19:28:00Z">
              <w:r>
                <w:rPr>
                  <w:color w:val="333333"/>
                  <w:sz w:val="20"/>
                  <w:szCs w:val="20"/>
                </w:rPr>
                <w:t>Unified</w:t>
              </w:r>
            </w:ins>
          </w:p>
        </w:tc>
        <w:tc>
          <w:tcPr>
            <w:tcW w:w="2340" w:type="dxa"/>
            <w:tcPrChange w:id="356"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FFFFFF"/>
                <w:tcMar>
                  <w:top w:w="80" w:type="dxa"/>
                  <w:left w:w="140" w:type="dxa"/>
                  <w:bottom w:w="80" w:type="dxa"/>
                  <w:right w:w="140" w:type="dxa"/>
                </w:tcMar>
              </w:tcPr>
            </w:tcPrChange>
          </w:tcPr>
          <w:p w14:paraId="2FD6E11F" w14:textId="57BC8E9A" w:rsidR="00482E91" w:rsidRPr="00F74294" w:rsidRDefault="00BD4B59">
            <w:pPr>
              <w:jc w:val="center"/>
              <w:cnfStyle w:val="000000100000" w:firstRow="0" w:lastRow="0" w:firstColumn="0" w:lastColumn="0" w:oddVBand="0" w:evenVBand="0" w:oddHBand="1" w:evenHBand="0" w:firstRowFirstColumn="0" w:firstRowLastColumn="0" w:lastRowFirstColumn="0" w:lastRowLastColumn="0"/>
              <w:rPr>
                <w:ins w:id="357" w:author="Hsien-Hsin Lee" w:date="2026-04-19T15:28:00Z" w16du:dateUtc="2026-04-19T19:28:00Z"/>
                <w:color w:val="FF0000"/>
                <w:sz w:val="20"/>
                <w:szCs w:val="20"/>
                <w:rPrChange w:id="358" w:author="Hsien-Hsin Lee" w:date="2026-04-19T15:35:00Z" w16du:dateUtc="2026-04-19T19:35:00Z">
                  <w:rPr>
                    <w:ins w:id="359" w:author="Hsien-Hsin Lee" w:date="2026-04-19T15:28:00Z" w16du:dateUtc="2026-04-19T19:28:00Z"/>
                    <w:color w:val="333333"/>
                    <w:sz w:val="20"/>
                    <w:szCs w:val="20"/>
                  </w:rPr>
                </w:rPrChange>
              </w:rPr>
            </w:pPr>
            <w:ins w:id="360" w:author="Hsien-Hsin Lee" w:date="2026-04-19T15:30:00Z" w16du:dateUtc="2026-04-19T19:30:00Z">
              <w:r w:rsidRPr="00F74294">
                <w:rPr>
                  <w:color w:val="FF0000"/>
                  <w:sz w:val="20"/>
                  <w:szCs w:val="20"/>
                  <w:rPrChange w:id="361" w:author="Hsien-Hsin Lee" w:date="2026-04-19T15:35:00Z" w16du:dateUtc="2026-04-19T19:35:00Z">
                    <w:rPr>
                      <w:color w:val="333333"/>
                      <w:sz w:val="20"/>
                      <w:szCs w:val="20"/>
                    </w:rPr>
                  </w:rPrChange>
                </w:rPr>
                <w:t>0.337</w:t>
              </w:r>
            </w:ins>
          </w:p>
        </w:tc>
        <w:tc>
          <w:tcPr>
            <w:tcW w:w="2340" w:type="dxa"/>
            <w:tcPrChange w:id="362" w:author="Hsien-Hsin Lee" w:date="2026-04-19T20:10:00Z" w16du:dateUtc="2026-04-20T00:10:00Z">
              <w:tcPr>
                <w:tcW w:w="2340" w:type="dxa"/>
                <w:tcBorders>
                  <w:top w:val="single" w:sz="4" w:space="0" w:color="C8D8E8"/>
                  <w:left w:val="single" w:sz="4" w:space="0" w:color="C8D8E8"/>
                  <w:bottom w:val="single" w:sz="4" w:space="0" w:color="C8D8E8"/>
                  <w:right w:val="single" w:sz="4" w:space="0" w:color="C8D8E8"/>
                </w:tcBorders>
                <w:shd w:val="clear" w:color="auto" w:fill="FFFFFF"/>
                <w:tcMar>
                  <w:top w:w="80" w:type="dxa"/>
                  <w:left w:w="140" w:type="dxa"/>
                  <w:bottom w:w="80" w:type="dxa"/>
                  <w:right w:w="140" w:type="dxa"/>
                </w:tcMar>
              </w:tcPr>
            </w:tcPrChange>
          </w:tcPr>
          <w:p w14:paraId="61873CC6" w14:textId="0E000795" w:rsidR="00482E91" w:rsidRPr="00F74294" w:rsidRDefault="00F74294">
            <w:pPr>
              <w:jc w:val="center"/>
              <w:cnfStyle w:val="000000100000" w:firstRow="0" w:lastRow="0" w:firstColumn="0" w:lastColumn="0" w:oddVBand="0" w:evenVBand="0" w:oddHBand="1" w:evenHBand="0" w:firstRowFirstColumn="0" w:firstRowLastColumn="0" w:lastRowFirstColumn="0" w:lastRowLastColumn="0"/>
              <w:rPr>
                <w:ins w:id="363" w:author="Hsien-Hsin Lee" w:date="2026-04-19T15:28:00Z" w16du:dateUtc="2026-04-19T19:28:00Z"/>
                <w:color w:val="FF0000"/>
                <w:sz w:val="20"/>
                <w:szCs w:val="20"/>
                <w:rPrChange w:id="364" w:author="Hsien-Hsin Lee" w:date="2026-04-19T15:35:00Z" w16du:dateUtc="2026-04-19T19:35:00Z">
                  <w:rPr>
                    <w:ins w:id="365" w:author="Hsien-Hsin Lee" w:date="2026-04-19T15:28:00Z" w16du:dateUtc="2026-04-19T19:28:00Z"/>
                    <w:color w:val="333333"/>
                    <w:sz w:val="20"/>
                    <w:szCs w:val="20"/>
                  </w:rPr>
                </w:rPrChange>
              </w:rPr>
            </w:pPr>
            <w:ins w:id="366" w:author="Hsien-Hsin Lee" w:date="2026-04-19T15:35:00Z" w16du:dateUtc="2026-04-19T19:35:00Z">
              <w:r w:rsidRPr="00F74294">
                <w:rPr>
                  <w:color w:val="FF0000"/>
                  <w:sz w:val="20"/>
                  <w:szCs w:val="20"/>
                  <w:rPrChange w:id="367" w:author="Hsien-Hsin Lee" w:date="2026-04-19T15:35:00Z" w16du:dateUtc="2026-04-19T19:35:00Z">
                    <w:rPr>
                      <w:color w:val="333333"/>
                      <w:sz w:val="20"/>
                      <w:szCs w:val="20"/>
                    </w:rPr>
                  </w:rPrChange>
                </w:rPr>
                <w:t>22.3</w:t>
              </w:r>
            </w:ins>
          </w:p>
        </w:tc>
      </w:tr>
    </w:tbl>
    <w:p w14:paraId="6842C783" w14:textId="050553FF" w:rsidR="00AB4F32" w:rsidRDefault="00E84549" w:rsidP="00E84549">
      <w:pPr>
        <w:pStyle w:val="Caption"/>
        <w:jc w:val="center"/>
        <w:rPr>
          <w:ins w:id="368" w:author="Hsien-Hsin Lee" w:date="2026-04-19T20:14:00Z" w16du:dateUtc="2026-04-20T00:14:00Z"/>
        </w:rPr>
      </w:pPr>
      <w:bookmarkStart w:id="369" w:name="_Ref227521884"/>
      <w:ins w:id="370" w:author="Hsien-Hsin Lee" w:date="2026-04-19T20:10:00Z" w16du:dateUtc="2026-04-20T00:10:00Z">
        <w:r>
          <w:t xml:space="preserve">Table </w:t>
        </w:r>
        <w:r>
          <w:fldChar w:fldCharType="begin"/>
        </w:r>
        <w:r>
          <w:instrText xml:space="preserve"> SEQ Table \* ARABIC </w:instrText>
        </w:r>
      </w:ins>
      <w:r>
        <w:fldChar w:fldCharType="separate"/>
      </w:r>
      <w:r w:rsidR="007E7FF0">
        <w:rPr>
          <w:noProof/>
        </w:rPr>
        <w:t>1</w:t>
      </w:r>
      <w:ins w:id="371" w:author="Hsien-Hsin Lee" w:date="2026-04-19T20:10:00Z" w16du:dateUtc="2026-04-20T00:10:00Z">
        <w:r>
          <w:fldChar w:fldCharType="end"/>
        </w:r>
        <w:bookmarkEnd w:id="369"/>
        <w:r>
          <w:t xml:space="preserve">. </w:t>
        </w:r>
        <w:r w:rsidRPr="008B4782">
          <w:t>Predictive Model Performance Summary</w:t>
        </w:r>
      </w:ins>
    </w:p>
    <w:p w14:paraId="0646B1E0" w14:textId="77777777" w:rsidR="00DA4520" w:rsidRPr="00DA4520" w:rsidRDefault="00DA4520">
      <w:pPr>
        <w:pPrChange w:id="372" w:author="Hsien-Hsin Lee" w:date="2026-04-19T20:14:00Z" w16du:dateUtc="2026-04-20T00:14:00Z">
          <w:pPr>
            <w:spacing w:after="80"/>
          </w:pPr>
        </w:pPrChange>
      </w:pPr>
    </w:p>
    <w:p w14:paraId="4A6655C3" w14:textId="1CE797D6" w:rsidR="006B07B8" w:rsidDel="008D05CA" w:rsidRDefault="006B07B8" w:rsidP="006B07B8">
      <w:pPr>
        <w:pBdr>
          <w:top w:val="dashed" w:sz="4" w:space="4" w:color="BBBBBB"/>
          <w:left w:val="dashed" w:sz="4" w:space="4" w:color="BBBBBB"/>
          <w:bottom w:val="dashed" w:sz="4" w:space="4" w:color="BBBBBB"/>
          <w:right w:val="dashed" w:sz="4" w:space="4" w:color="BBBBBB"/>
        </w:pBdr>
        <w:shd w:val="clear" w:color="auto" w:fill="F8F8F8"/>
        <w:spacing w:before="120"/>
        <w:jc w:val="center"/>
        <w:rPr>
          <w:del w:id="373" w:author="Hsien-Hsin Lee" w:date="2026-04-19T17:08:00Z" w16du:dateUtc="2026-04-19T21:08:00Z"/>
        </w:rPr>
      </w:pPr>
      <w:r>
        <w:rPr>
          <w:i/>
          <w:iCs/>
          <w:noProof/>
          <w:color w:val="767676"/>
          <w:sz w:val="19"/>
          <w:szCs w:val="19"/>
        </w:rPr>
        <w:drawing>
          <wp:inline distT="0" distB="0" distL="0" distR="0" wp14:anchorId="65FB8250" wp14:editId="017B46E8">
            <wp:extent cx="5943600" cy="1930400"/>
            <wp:effectExtent l="0" t="0" r="0" b="0"/>
            <wp:docPr id="1030898061" name="Picture 1">
              <a:extLst xmlns:a="http://schemas.openxmlformats.org/drawingml/2006/main">
                <a:ext uri="{FF2B5EF4-FFF2-40B4-BE49-F238E27FC236}">
                  <a16:creationId xmlns:a16="http://schemas.microsoft.com/office/drawing/2014/main" id="{E41CD356-BD61-4972-82F6-07FA86CD2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98061" name="Picture 10308980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30400"/>
                    </a:xfrm>
                    <a:prstGeom prst="rect">
                      <a:avLst/>
                    </a:prstGeom>
                  </pic:spPr>
                </pic:pic>
              </a:graphicData>
            </a:graphic>
          </wp:inline>
        </w:drawing>
      </w:r>
    </w:p>
    <w:p w14:paraId="535AA519" w14:textId="65E61DAF" w:rsidR="006B07B8" w:rsidRDefault="006B07B8">
      <w:pPr>
        <w:pBdr>
          <w:top w:val="dashed" w:sz="4" w:space="4" w:color="BBBBBB"/>
          <w:left w:val="dashed" w:sz="4" w:space="4" w:color="BBBBBB"/>
          <w:bottom w:val="dashed" w:sz="4" w:space="4" w:color="BBBBBB"/>
          <w:right w:val="dashed" w:sz="4" w:space="4" w:color="BBBBBB"/>
        </w:pBdr>
        <w:shd w:val="clear" w:color="auto" w:fill="F8F8F8"/>
        <w:spacing w:before="120"/>
        <w:jc w:val="center"/>
        <w:pPrChange w:id="374" w:author="Hsien-Hsin Lee" w:date="2026-04-19T17:08:00Z" w16du:dateUtc="2026-04-19T21:08:00Z">
          <w:pPr>
            <w:spacing w:before="40" w:after="160"/>
          </w:pPr>
        </w:pPrChange>
      </w:pPr>
    </w:p>
    <w:p w14:paraId="6C066A4D" w14:textId="075187D3" w:rsidR="00AB4F32" w:rsidRDefault="008D05CA" w:rsidP="008D05CA">
      <w:pPr>
        <w:pStyle w:val="Caption"/>
        <w:jc w:val="center"/>
        <w:rPr>
          <w:ins w:id="375" w:author="Hsien-Hsin Lee" w:date="2026-04-19T20:32:00Z" w16du:dateUtc="2026-04-20T00:32:00Z"/>
        </w:rPr>
      </w:pPr>
      <w:bookmarkStart w:id="376" w:name="_Ref227522396"/>
      <w:ins w:id="377" w:author="Hsien-Hsin Lee" w:date="2026-04-19T17:09:00Z" w16du:dateUtc="2026-04-19T21:09:00Z">
        <w:r>
          <w:t xml:space="preserve">Figure </w:t>
        </w:r>
        <w:r>
          <w:fldChar w:fldCharType="begin"/>
        </w:r>
        <w:r>
          <w:instrText xml:space="preserve"> SEQ Figure \* ARABIC </w:instrText>
        </w:r>
      </w:ins>
      <w:r>
        <w:fldChar w:fldCharType="separate"/>
      </w:r>
      <w:r w:rsidR="007E7FF0">
        <w:rPr>
          <w:noProof/>
        </w:rPr>
        <w:t>3</w:t>
      </w:r>
      <w:ins w:id="378" w:author="Hsien-Hsin Lee" w:date="2026-04-19T17:09:00Z" w16du:dateUtc="2026-04-19T21:09:00Z">
        <w:r>
          <w:fldChar w:fldCharType="end"/>
        </w:r>
        <w:bookmarkEnd w:id="376"/>
        <w:r>
          <w:t>.</w:t>
        </w:r>
      </w:ins>
      <w:ins w:id="379" w:author="Hsien-Hsin Lee" w:date="2026-04-19T17:10:00Z" w16du:dateUtc="2026-04-19T21:10:00Z">
        <w:r w:rsidR="008B3E03">
          <w:t xml:space="preserve"> </w:t>
        </w:r>
      </w:ins>
      <w:ins w:id="380" w:author="Hsien-Hsin Lee" w:date="2026-04-19T17:09:00Z" w16du:dateUtc="2026-04-19T21:09:00Z">
        <w:r w:rsidRPr="00724A11">
          <w:t>Dogs — Predicted vs. Actual LOS (left) and Residual Distribution (right). Log R² = 0.361, MAE≈19 days.</w:t>
        </w:r>
      </w:ins>
      <w:del w:id="381" w:author="Hsien-Hsin Lee" w:date="2026-04-19T17:09:00Z" w16du:dateUtc="2026-04-19T21:09:00Z">
        <w:r w:rsidR="00F54C8D" w:rsidDel="008D05CA">
          <w:rPr>
            <w:color w:val="767676"/>
            <w:sz w:val="19"/>
            <w:szCs w:val="19"/>
          </w:rPr>
          <w:delText>Figure 1. Dogs — Predicted vs. Actual LOS (left) and Residual Distribution (right). Log R² = 0.361, MAE ≈ 19 days.</w:delText>
        </w:r>
      </w:del>
    </w:p>
    <w:p w14:paraId="7DB9F1C7" w14:textId="77777777" w:rsidR="0073302F" w:rsidRPr="0073302F" w:rsidDel="0073302F" w:rsidRDefault="0073302F">
      <w:pPr>
        <w:rPr>
          <w:del w:id="382" w:author="Hsien-Hsin Lee" w:date="2026-04-19T20:33:00Z" w16du:dateUtc="2026-04-20T00:33:00Z"/>
        </w:rPr>
        <w:pPrChange w:id="383" w:author="Hsien-Hsin Lee" w:date="2026-04-19T20:32:00Z" w16du:dateUtc="2026-04-20T00:32:00Z">
          <w:pPr>
            <w:spacing w:before="40" w:after="160"/>
            <w:jc w:val="center"/>
          </w:pPr>
        </w:pPrChange>
      </w:pPr>
    </w:p>
    <w:p w14:paraId="4D28FC97" w14:textId="77777777" w:rsidR="00AB4F32" w:rsidRDefault="00F54C8D">
      <w:pPr>
        <w:pStyle w:val="Heading2"/>
      </w:pPr>
      <w:proofErr w:type="gramStart"/>
      <w:r>
        <w:t>3.2  Feature</w:t>
      </w:r>
      <w:proofErr w:type="gramEnd"/>
      <w:r>
        <w:t xml:space="preserve"> Importance (SHAP)</w:t>
      </w:r>
    </w:p>
    <w:p w14:paraId="386F06FF" w14:textId="40ADACF4" w:rsidR="00AB4F32" w:rsidRDefault="00F54C8D">
      <w:pPr>
        <w:spacing w:after="100" w:line="264" w:lineRule="auto"/>
        <w:jc w:val="both"/>
      </w:pPr>
      <w:r>
        <w:rPr>
          <w:color w:val="333333"/>
        </w:rPr>
        <w:lastRenderedPageBreak/>
        <w:t xml:space="preserve">SHAP analysis </w:t>
      </w:r>
      <w:ins w:id="384" w:author="Hsien-Hsin Lee" w:date="2026-04-19T17:47:00Z" w16du:dateUtc="2026-04-19T21:47:00Z">
        <w:r w:rsidR="00D100D0">
          <w:rPr>
            <w:color w:val="333333"/>
          </w:rPr>
          <w:t>in</w:t>
        </w:r>
      </w:ins>
      <w:ins w:id="385" w:author="Hsien-Hsin Lee" w:date="2026-04-19T17:48:00Z" w16du:dateUtc="2026-04-19T21:48:00Z">
        <w:r w:rsidR="00D100D0">
          <w:rPr>
            <w:color w:val="333333"/>
          </w:rPr>
          <w:t xml:space="preserve"> </w:t>
        </w:r>
        <w:r w:rsidR="00D100D0">
          <w:rPr>
            <w:color w:val="333333"/>
          </w:rPr>
          <w:fldChar w:fldCharType="begin"/>
        </w:r>
        <w:r w:rsidR="00D100D0">
          <w:rPr>
            <w:color w:val="333333"/>
          </w:rPr>
          <w:instrText xml:space="preserve"> REF _Ref227513304 \h </w:instrText>
        </w:r>
      </w:ins>
      <w:r w:rsidR="00D100D0">
        <w:rPr>
          <w:color w:val="333333"/>
        </w:rPr>
      </w:r>
      <w:r w:rsidR="00D100D0">
        <w:rPr>
          <w:color w:val="333333"/>
        </w:rPr>
        <w:fldChar w:fldCharType="separate"/>
      </w:r>
      <w:ins w:id="386" w:author="Hsien-Hsin Lee" w:date="2026-04-19T17:11:00Z" w16du:dateUtc="2026-04-19T21:11:00Z">
        <w:r w:rsidR="007E7FF0">
          <w:t xml:space="preserve">Figure </w:t>
        </w:r>
      </w:ins>
      <w:r w:rsidR="007E7FF0">
        <w:rPr>
          <w:noProof/>
        </w:rPr>
        <w:t>4</w:t>
      </w:r>
      <w:ins w:id="387" w:author="Hsien-Hsin Lee" w:date="2026-04-19T17:48:00Z" w16du:dateUtc="2026-04-19T21:48:00Z">
        <w:r w:rsidR="00D100D0">
          <w:rPr>
            <w:color w:val="333333"/>
          </w:rPr>
          <w:fldChar w:fldCharType="end"/>
        </w:r>
      </w:ins>
      <w:del w:id="388" w:author="Hsien-Hsin Lee" w:date="2026-04-19T17:47:00Z" w16du:dateUtc="2026-04-19T21:47:00Z">
        <w:r w:rsidDel="00D100D0">
          <w:rPr>
            <w:color w:val="333333"/>
          </w:rPr>
          <w:delText>(Figure 2)</w:delText>
        </w:r>
      </w:del>
      <w:r>
        <w:rPr>
          <w:color w:val="333333"/>
        </w:rPr>
        <w:t xml:space="preserve"> </w:t>
      </w:r>
      <w:del w:id="389" w:author="Hsien-Hsin Lee" w:date="2026-04-19T17:48:00Z" w16du:dateUtc="2026-04-19T21:48:00Z">
        <w:r w:rsidDel="00082EFB">
          <w:rPr>
            <w:color w:val="333333"/>
          </w:rPr>
          <w:delText xml:space="preserve">reveals </w:delText>
        </w:r>
      </w:del>
      <w:ins w:id="390" w:author="Hsien-Hsin Lee" w:date="2026-04-19T17:48:00Z" w16du:dateUtc="2026-04-19T21:48:00Z">
        <w:r w:rsidR="00426C60">
          <w:rPr>
            <w:color w:val="333333"/>
          </w:rPr>
          <w:t>clearly shows</w:t>
        </w:r>
        <w:r w:rsidR="00082EFB">
          <w:rPr>
            <w:color w:val="333333"/>
          </w:rPr>
          <w:t xml:space="preserve"> </w:t>
        </w:r>
      </w:ins>
      <w:ins w:id="391" w:author="Hsien-Hsin Lee" w:date="2026-04-19T17:49:00Z" w16du:dateUtc="2026-04-19T21:49:00Z">
        <w:r w:rsidR="00426C60">
          <w:rPr>
            <w:color w:val="333333"/>
          </w:rPr>
          <w:t xml:space="preserve">the </w:t>
        </w:r>
      </w:ins>
      <w:del w:id="392" w:author="Hsien-Hsin Lee" w:date="2026-04-19T17:49:00Z" w16du:dateUtc="2026-04-19T21:49:00Z">
        <w:r w:rsidDel="00426C60">
          <w:rPr>
            <w:color w:val="333333"/>
          </w:rPr>
          <w:delText xml:space="preserve">a clear </w:delText>
        </w:r>
      </w:del>
      <w:ins w:id="393" w:author="Hsien-Hsin Lee" w:date="2026-04-19T17:49:00Z" w16du:dateUtc="2026-04-19T21:49:00Z">
        <w:r w:rsidR="00426C60">
          <w:rPr>
            <w:color w:val="333333"/>
          </w:rPr>
          <w:t>relative importance</w:t>
        </w:r>
      </w:ins>
      <w:del w:id="394" w:author="Hsien-Hsin Lee" w:date="2026-04-19T17:49:00Z" w16du:dateUtc="2026-04-19T21:49:00Z">
        <w:r w:rsidDel="00426C60">
          <w:rPr>
            <w:color w:val="333333"/>
          </w:rPr>
          <w:delText xml:space="preserve">importance </w:delText>
        </w:r>
      </w:del>
      <w:ins w:id="395" w:author="Hsien-Hsin Lee" w:date="2026-04-19T17:49:00Z" w16du:dateUtc="2026-04-19T21:49:00Z">
        <w:r w:rsidR="00426C60">
          <w:rPr>
            <w:color w:val="333333"/>
          </w:rPr>
          <w:t xml:space="preserve"> of each feature of an intake dog</w:t>
        </w:r>
      </w:ins>
      <w:del w:id="396" w:author="Hsien-Hsin Lee" w:date="2026-04-19T17:49:00Z" w16du:dateUtc="2026-04-19T21:49:00Z">
        <w:r w:rsidDel="00426C60">
          <w:rPr>
            <w:color w:val="333333"/>
          </w:rPr>
          <w:delText>hierarchy</w:delText>
        </w:r>
      </w:del>
      <w:r>
        <w:rPr>
          <w:color w:val="333333"/>
        </w:rPr>
        <w:t>. Age (</w:t>
      </w:r>
      <w:proofErr w:type="spellStart"/>
      <w:r>
        <w:rPr>
          <w:color w:val="333333"/>
        </w:rPr>
        <w:t>age_days</w:t>
      </w:r>
      <w:proofErr w:type="spellEnd"/>
      <w:r>
        <w:rPr>
          <w:color w:val="333333"/>
        </w:rPr>
        <w:t xml:space="preserve">) is the dominant predictor by a wide margin—older dogs have substantially longer </w:t>
      </w:r>
      <w:proofErr w:type="gramStart"/>
      <w:r>
        <w:rPr>
          <w:color w:val="333333"/>
        </w:rPr>
        <w:t>stays</w:t>
      </w:r>
      <w:proofErr w:type="gramEnd"/>
      <w:r>
        <w:rPr>
          <w:color w:val="333333"/>
        </w:rPr>
        <w:t xml:space="preserve">, with high age values driving large positive SHAP contributions (longer predicted LOS). Breed </w:t>
      </w:r>
      <w:del w:id="397" w:author="Hsien-Hsin Lee" w:date="2026-04-19T20:30:00Z" w16du:dateUtc="2026-04-20T00:30:00Z">
        <w:r w:rsidDel="00064A5F">
          <w:rPr>
            <w:color w:val="333333"/>
          </w:rPr>
          <w:delText xml:space="preserve">(target-encoded) </w:delText>
        </w:r>
      </w:del>
      <w:r>
        <w:rPr>
          <w:color w:val="333333"/>
        </w:rPr>
        <w:t>ranks second, capturing the substantial heterogeneity in adoption rates across breed types. Strikingly, having a name</w:t>
      </w:r>
      <w:ins w:id="398" w:author="Hsien-Hsin Lee" w:date="2026-04-19T20:31:00Z" w16du:dateUtc="2026-04-20T00:31:00Z">
        <w:r w:rsidR="00761253">
          <w:rPr>
            <w:color w:val="333333"/>
          </w:rPr>
          <w:t xml:space="preserve"> (</w:t>
        </w:r>
        <w:proofErr w:type="spellStart"/>
        <w:r w:rsidR="00761253">
          <w:rPr>
            <w:color w:val="333333"/>
          </w:rPr>
          <w:t>is_named</w:t>
        </w:r>
        <w:proofErr w:type="spellEnd"/>
        <w:r w:rsidR="00761253">
          <w:rPr>
            <w:color w:val="333333"/>
          </w:rPr>
          <w:t>)</w:t>
        </w:r>
      </w:ins>
      <w:r>
        <w:rPr>
          <w:color w:val="333333"/>
        </w:rPr>
        <w:t xml:space="preserve"> at intake ranks third: named dogs are consistently adopted faster than unnamed animals, with </w:t>
      </w:r>
      <w:proofErr w:type="spellStart"/>
      <w:r>
        <w:rPr>
          <w:color w:val="333333"/>
        </w:rPr>
        <w:t>is_named</w:t>
      </w:r>
      <w:proofErr w:type="spellEnd"/>
      <w:r>
        <w:rPr>
          <w:color w:val="333333"/>
        </w:rPr>
        <w:t xml:space="preserve"> = 1 pushing predictions toward shorter stays. Neuter</w:t>
      </w:r>
      <w:ins w:id="399" w:author="Hsien-Hsin Lee" w:date="2026-04-19T20:31:00Z" w16du:dateUtc="2026-04-20T00:31:00Z">
        <w:r w:rsidR="00584534">
          <w:rPr>
            <w:color w:val="333333"/>
          </w:rPr>
          <w:t xml:space="preserve"> (</w:t>
        </w:r>
        <w:proofErr w:type="spellStart"/>
        <w:r w:rsidR="00584534">
          <w:rPr>
            <w:color w:val="333333"/>
          </w:rPr>
          <w:t>is_neutered</w:t>
        </w:r>
        <w:proofErr w:type="spellEnd"/>
        <w:r w:rsidR="00584534">
          <w:rPr>
            <w:color w:val="333333"/>
          </w:rPr>
          <w:t>)</w:t>
        </w:r>
      </w:ins>
      <w:r>
        <w:rPr>
          <w:color w:val="333333"/>
        </w:rPr>
        <w:t xml:space="preserve"> status and age bucket reinforce the age signal. Intake condition ranks sixth (medical and behavioral conditions lengthening stays), while </w:t>
      </w:r>
      <w:ins w:id="400" w:author="Hsien-Hsin Lee" w:date="2026-04-19T20:32:00Z" w16du:dateUtc="2026-04-20T00:32:00Z">
        <w:r w:rsidR="00DF1F85">
          <w:rPr>
            <w:color w:val="333333"/>
          </w:rPr>
          <w:t>“</w:t>
        </w:r>
      </w:ins>
      <w:r>
        <w:rPr>
          <w:color w:val="333333"/>
        </w:rPr>
        <w:t>bully</w:t>
      </w:r>
      <w:ins w:id="401" w:author="Hsien-Hsin Lee" w:date="2026-04-19T20:32:00Z" w16du:dateUtc="2026-04-20T00:32:00Z">
        <w:r w:rsidR="00DF1F85">
          <w:rPr>
            <w:color w:val="333333"/>
          </w:rPr>
          <w:t>”</w:t>
        </w:r>
      </w:ins>
      <w:r>
        <w:rPr>
          <w:color w:val="333333"/>
        </w:rPr>
        <w:t xml:space="preserve"> breed status contributes independently at rank eight</w:t>
      </w:r>
      <w:del w:id="402" w:author="Hsien-Hsin Lee" w:date="2026-04-19T20:32:00Z" w16du:dateUtc="2026-04-20T00:32:00Z">
        <w:r w:rsidDel="00DF1F85">
          <w:rPr>
            <w:color w:val="333333"/>
          </w:rPr>
          <w:delText>—beyond what breed encoding alone captures</w:delText>
        </w:r>
      </w:del>
      <w:r>
        <w:rPr>
          <w:color w:val="333333"/>
        </w:rPr>
        <w:t>.</w:t>
      </w:r>
    </w:p>
    <w:p w14:paraId="6FB447C6" w14:textId="77777777" w:rsidR="002B0A79" w:rsidRDefault="006B07B8" w:rsidP="008B3E03">
      <w:pPr>
        <w:pStyle w:val="Caption"/>
        <w:jc w:val="center"/>
        <w:rPr>
          <w:ins w:id="403" w:author="Hsien-Hsin Lee" w:date="2026-04-19T17:47:00Z" w16du:dateUtc="2026-04-19T21:47:00Z"/>
        </w:rPr>
      </w:pPr>
      <w:r>
        <w:rPr>
          <w:i w:val="0"/>
          <w:iCs w:val="0"/>
          <w:noProof/>
          <w:color w:val="AAAAAA"/>
          <w:sz w:val="20"/>
          <w:szCs w:val="20"/>
        </w:rPr>
        <w:drawing>
          <wp:inline distT="0" distB="0" distL="0" distR="0" wp14:anchorId="0CAEAA94" wp14:editId="300AE617">
            <wp:extent cx="2808234" cy="2260388"/>
            <wp:effectExtent l="0" t="0" r="0" b="635"/>
            <wp:docPr id="2106874947" name="Picture 2">
              <a:extLst xmlns:a="http://schemas.openxmlformats.org/drawingml/2006/main">
                <a:ext uri="{FF2B5EF4-FFF2-40B4-BE49-F238E27FC236}">
                  <a16:creationId xmlns:a16="http://schemas.microsoft.com/office/drawing/2014/main" id="{F06CD8EB-5DEC-45B7-9CF3-F8D9D26E71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74947" name="Picture 21068749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5304" cy="2386816"/>
                    </a:xfrm>
                    <a:prstGeom prst="rect">
                      <a:avLst/>
                    </a:prstGeom>
                  </pic:spPr>
                </pic:pic>
              </a:graphicData>
            </a:graphic>
          </wp:inline>
        </w:drawing>
      </w:r>
      <w:r>
        <w:rPr>
          <w:noProof/>
        </w:rPr>
        <w:drawing>
          <wp:inline distT="0" distB="0" distL="0" distR="0" wp14:anchorId="20A47239" wp14:editId="71D5BEF0">
            <wp:extent cx="3035802" cy="2255446"/>
            <wp:effectExtent l="0" t="0" r="0" b="5715"/>
            <wp:docPr id="168500126" name="Picture 3">
              <a:extLst xmlns:a="http://schemas.openxmlformats.org/drawingml/2006/main">
                <a:ext uri="{FF2B5EF4-FFF2-40B4-BE49-F238E27FC236}">
                  <a16:creationId xmlns:a16="http://schemas.microsoft.com/office/drawing/2014/main" id="{B2D190F3-7903-4898-BD89-FA5DFC61E6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0126" name="Picture 1685001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37152" cy="2256449"/>
                    </a:xfrm>
                    <a:prstGeom prst="rect">
                      <a:avLst/>
                    </a:prstGeom>
                  </pic:spPr>
                </pic:pic>
              </a:graphicData>
            </a:graphic>
          </wp:inline>
        </w:drawing>
      </w:r>
    </w:p>
    <w:p w14:paraId="166C2BD2" w14:textId="74765072" w:rsidR="00AB4F32" w:rsidRDefault="008B3E03" w:rsidP="008B3E03">
      <w:pPr>
        <w:pStyle w:val="Caption"/>
        <w:jc w:val="center"/>
        <w:rPr>
          <w:ins w:id="404" w:author="Hsien-Hsin Lee" w:date="2026-04-19T20:32:00Z" w16du:dateUtc="2026-04-20T00:32:00Z"/>
        </w:rPr>
      </w:pPr>
      <w:bookmarkStart w:id="405" w:name="_Ref227513304"/>
      <w:ins w:id="406" w:author="Hsien-Hsin Lee" w:date="2026-04-19T17:11:00Z" w16du:dateUtc="2026-04-19T21:11:00Z">
        <w:r>
          <w:t xml:space="preserve">Figure </w:t>
        </w:r>
        <w:r>
          <w:fldChar w:fldCharType="begin"/>
        </w:r>
        <w:r>
          <w:instrText xml:space="preserve"> SEQ Figure \* ARABIC </w:instrText>
        </w:r>
      </w:ins>
      <w:r>
        <w:fldChar w:fldCharType="separate"/>
      </w:r>
      <w:r w:rsidR="007E7FF0">
        <w:rPr>
          <w:noProof/>
        </w:rPr>
        <w:t>4</w:t>
      </w:r>
      <w:ins w:id="407" w:author="Hsien-Hsin Lee" w:date="2026-04-19T17:11:00Z" w16du:dateUtc="2026-04-19T21:11:00Z">
        <w:r>
          <w:fldChar w:fldCharType="end"/>
        </w:r>
        <w:bookmarkEnd w:id="405"/>
        <w:r>
          <w:t xml:space="preserve"> </w:t>
        </w:r>
        <w:r w:rsidRPr="00C4310C">
          <w:t xml:space="preserve">SHAP Feature Importance — </w:t>
        </w:r>
        <w:proofErr w:type="spellStart"/>
        <w:r w:rsidRPr="00C4310C">
          <w:t>Beeswarm</w:t>
        </w:r>
        <w:proofErr w:type="spellEnd"/>
        <w:r w:rsidRPr="00C4310C">
          <w:t xml:space="preserve"> plot (left) and mean SHAP value bar chart (right).</w:t>
        </w:r>
      </w:ins>
    </w:p>
    <w:p w14:paraId="542F31CB" w14:textId="77777777" w:rsidR="0073302F" w:rsidRPr="0073302F" w:rsidRDefault="0073302F">
      <w:pPr>
        <w:pPrChange w:id="408" w:author="Hsien-Hsin Lee" w:date="2026-04-19T20:32:00Z" w16du:dateUtc="2026-04-20T00:32:00Z">
          <w:pPr>
            <w:pBdr>
              <w:top w:val="dashed" w:sz="4" w:space="4" w:color="BBBBBB"/>
              <w:left w:val="dashed" w:sz="4" w:space="4" w:color="BBBBBB"/>
              <w:bottom w:val="dashed" w:sz="4" w:space="4" w:color="BBBBBB"/>
              <w:right w:val="dashed" w:sz="4" w:space="4" w:color="BBBBBB"/>
            </w:pBdr>
            <w:shd w:val="clear" w:color="auto" w:fill="F8F8F8"/>
            <w:spacing w:before="120"/>
            <w:jc w:val="center"/>
          </w:pPr>
        </w:pPrChange>
      </w:pPr>
    </w:p>
    <w:p w14:paraId="4ED9E032" w14:textId="128F2F2B" w:rsidR="00AB4F32" w:rsidDel="008B3E03" w:rsidRDefault="00F54C8D">
      <w:pPr>
        <w:pStyle w:val="Caption"/>
        <w:jc w:val="center"/>
        <w:rPr>
          <w:del w:id="409" w:author="Hsien-Hsin Lee" w:date="2026-04-19T17:10:00Z" w16du:dateUtc="2026-04-19T21:10:00Z"/>
        </w:rPr>
        <w:pPrChange w:id="410" w:author="Hsien-Hsin Lee" w:date="2026-04-19T17:10:00Z" w16du:dateUtc="2026-04-19T21:10:00Z">
          <w:pPr>
            <w:spacing w:before="40" w:after="160"/>
            <w:jc w:val="center"/>
          </w:pPr>
        </w:pPrChange>
      </w:pPr>
      <w:del w:id="411" w:author="Hsien-Hsin Lee" w:date="2026-04-19T17:10:00Z" w16du:dateUtc="2026-04-19T21:10:00Z">
        <w:r w:rsidDel="008B3E03">
          <w:rPr>
            <w:color w:val="767676"/>
            <w:sz w:val="19"/>
            <w:szCs w:val="19"/>
          </w:rPr>
          <w:delText>Figure 2. SHAP Feature Importance — Beeswarm plot (left) and mean |SHAP value| bar chart (right).</w:delText>
        </w:r>
      </w:del>
    </w:p>
    <w:p w14:paraId="177AADE4" w14:textId="77777777" w:rsidR="00AB4F32" w:rsidRDefault="00F54C8D">
      <w:pPr>
        <w:pStyle w:val="Heading2"/>
      </w:pPr>
      <w:proofErr w:type="gramStart"/>
      <w:r>
        <w:t>3.3  Survival</w:t>
      </w:r>
      <w:proofErr w:type="gramEnd"/>
      <w:r>
        <w:t xml:space="preserve"> Analysis</w:t>
      </w:r>
    </w:p>
    <w:p w14:paraId="586DC17E" w14:textId="6446B4E1" w:rsidR="00AB4F32" w:rsidRDefault="00F54C8D">
      <w:pPr>
        <w:spacing w:after="100" w:line="264" w:lineRule="auto"/>
        <w:jc w:val="both"/>
      </w:pPr>
      <w:r>
        <w:rPr>
          <w:color w:val="333333"/>
        </w:rPr>
        <w:t>Kaplan-Meier curves (</w:t>
      </w:r>
      <w:r w:rsidR="00F65F1A">
        <w:rPr>
          <w:color w:val="333333"/>
        </w:rPr>
        <w:fldChar w:fldCharType="begin"/>
      </w:r>
      <w:r w:rsidR="00F65F1A">
        <w:rPr>
          <w:color w:val="333333"/>
        </w:rPr>
        <w:instrText xml:space="preserve"> REF _Ref227523486 \h </w:instrText>
      </w:r>
      <w:r w:rsidR="00F65F1A">
        <w:rPr>
          <w:color w:val="333333"/>
        </w:rPr>
      </w:r>
      <w:r w:rsidR="00F65F1A">
        <w:rPr>
          <w:color w:val="333333"/>
        </w:rPr>
        <w:fldChar w:fldCharType="separate"/>
      </w:r>
      <w:ins w:id="412" w:author="Hsien-Hsin Lee" w:date="2026-04-19T17:11:00Z" w16du:dateUtc="2026-04-19T21:11:00Z">
        <w:r w:rsidR="007E7FF0">
          <w:t xml:space="preserve">Figure </w:t>
        </w:r>
      </w:ins>
      <w:r w:rsidR="007E7FF0">
        <w:rPr>
          <w:noProof/>
        </w:rPr>
        <w:t>5</w:t>
      </w:r>
      <w:r w:rsidR="00F65F1A">
        <w:rPr>
          <w:color w:val="333333"/>
        </w:rPr>
        <w:fldChar w:fldCharType="end"/>
      </w:r>
      <w:r>
        <w:rPr>
          <w:color w:val="333333"/>
        </w:rPr>
        <w:t>) reveal a stark and persistent disparity between bully and non-bully breeds. By day 30, approximately 75% of bully breed dogs remain unadopted versus roughly 40% of non-</w:t>
      </w:r>
      <w:proofErr w:type="spellStart"/>
      <w:r>
        <w:rPr>
          <w:color w:val="333333"/>
        </w:rPr>
        <w:t>bully</w:t>
      </w:r>
      <w:proofErr w:type="spellEnd"/>
      <w:r>
        <w:rPr>
          <w:color w:val="333333"/>
        </w:rPr>
        <w:t xml:space="preserve"> dogs—a gap that persists throughout the 180-day observation window, with bully breeds retaining a substantially higher probability of still being in the shelter at every time point. The Cox Proportional Hazard model</w:t>
      </w:r>
      <w:r w:rsidR="0075713E">
        <w:rPr>
          <w:color w:val="333333"/>
        </w:rPr>
        <w:t xml:space="preserve"> (</w:t>
      </w:r>
      <w:r w:rsidR="0075713E">
        <w:rPr>
          <w:color w:val="333333"/>
        </w:rPr>
        <w:fldChar w:fldCharType="begin"/>
      </w:r>
      <w:r w:rsidR="0075713E">
        <w:rPr>
          <w:color w:val="333333"/>
        </w:rPr>
        <w:instrText xml:space="preserve"> REF _Ref227524300 \h </w:instrText>
      </w:r>
      <w:r w:rsidR="0075713E">
        <w:rPr>
          <w:color w:val="333333"/>
        </w:rPr>
      </w:r>
      <w:r w:rsidR="0075713E">
        <w:rPr>
          <w:color w:val="333333"/>
        </w:rPr>
        <w:fldChar w:fldCharType="separate"/>
      </w:r>
      <w:r w:rsidR="007E7FF0">
        <w:t xml:space="preserve">Figure </w:t>
      </w:r>
      <w:r w:rsidR="007E7FF0">
        <w:rPr>
          <w:noProof/>
        </w:rPr>
        <w:t>6</w:t>
      </w:r>
      <w:r w:rsidR="0075713E">
        <w:rPr>
          <w:color w:val="333333"/>
        </w:rPr>
        <w:fldChar w:fldCharType="end"/>
      </w:r>
      <w:r w:rsidR="0075713E">
        <w:rPr>
          <w:color w:val="333333"/>
        </w:rPr>
        <w:t>)</w:t>
      </w:r>
      <w:r>
        <w:rPr>
          <w:color w:val="333333"/>
        </w:rPr>
        <w:t xml:space="preserve"> confirms the </w:t>
      </w:r>
      <w:r w:rsidR="0075713E">
        <w:rPr>
          <w:color w:val="333333"/>
        </w:rPr>
        <w:t>“</w:t>
      </w:r>
      <w:r>
        <w:rPr>
          <w:color w:val="333333"/>
        </w:rPr>
        <w:t>bully</w:t>
      </w:r>
      <w:r w:rsidR="0075713E">
        <w:rPr>
          <w:color w:val="333333"/>
        </w:rPr>
        <w:t>”</w:t>
      </w:r>
      <w:r>
        <w:rPr>
          <w:color w:val="333333"/>
        </w:rPr>
        <w:t xml:space="preserve"> breed effect with statistical significance</w:t>
      </w:r>
      <w:r w:rsidR="002C5E70">
        <w:rPr>
          <w:color w:val="333333"/>
        </w:rPr>
        <w:t>, similar to</w:t>
      </w:r>
      <w:r w:rsidR="001809F6">
        <w:rPr>
          <w:color w:val="333333"/>
        </w:rPr>
        <w:t xml:space="preserve"> dogs co</w:t>
      </w:r>
      <w:r w:rsidR="0075713E">
        <w:rPr>
          <w:color w:val="333333"/>
        </w:rPr>
        <w:t>nditioned</w:t>
      </w:r>
      <w:r w:rsidR="001809F6">
        <w:rPr>
          <w:color w:val="333333"/>
        </w:rPr>
        <w:t xml:space="preserve"> with </w:t>
      </w:r>
      <w:r w:rsidR="00C5581F">
        <w:rPr>
          <w:color w:val="333333"/>
        </w:rPr>
        <w:t>“</w:t>
      </w:r>
      <w:r w:rsidR="001809F6">
        <w:rPr>
          <w:color w:val="333333"/>
        </w:rPr>
        <w:t>nursing</w:t>
      </w:r>
      <w:r w:rsidR="0075713E">
        <w:rPr>
          <w:color w:val="333333"/>
        </w:rPr>
        <w:t>”</w:t>
      </w:r>
      <w:r>
        <w:rPr>
          <w:color w:val="333333"/>
        </w:rPr>
        <w:t xml:space="preserve"> and shows that normal intake condition, relative to medical and behavioral conditions, independently accelerates the adoption hazard (i.e., shortens expected LOS).</w:t>
      </w:r>
    </w:p>
    <w:p w14:paraId="05A4EB6C" w14:textId="0957BEF8" w:rsidR="00AB4F32" w:rsidRDefault="006B07B8">
      <w:pPr>
        <w:pBdr>
          <w:top w:val="dashed" w:sz="4" w:space="4" w:color="BBBBBB"/>
          <w:left w:val="dashed" w:sz="4" w:space="4" w:color="BBBBBB"/>
          <w:bottom w:val="dashed" w:sz="4" w:space="4" w:color="BBBBBB"/>
          <w:right w:val="dashed" w:sz="4" w:space="4" w:color="BBBBBB"/>
        </w:pBdr>
        <w:shd w:val="clear" w:color="auto" w:fill="F8F8F8"/>
        <w:spacing w:before="120"/>
        <w:jc w:val="center"/>
        <w:rPr>
          <w:ins w:id="413" w:author="Hsien-Hsin Lee" w:date="2026-04-19T17:11:00Z" w16du:dateUtc="2026-04-19T21:11:00Z"/>
        </w:rPr>
      </w:pPr>
      <w:r>
        <w:rPr>
          <w:i/>
          <w:iCs/>
          <w:noProof/>
          <w:color w:val="AAAAAA"/>
          <w:sz w:val="20"/>
          <w:szCs w:val="20"/>
        </w:rPr>
        <w:lastRenderedPageBreak/>
        <w:drawing>
          <wp:inline distT="0" distB="0" distL="0" distR="0" wp14:anchorId="758A7187" wp14:editId="06CC9751">
            <wp:extent cx="3484064" cy="1905441"/>
            <wp:effectExtent l="0" t="0" r="0" b="0"/>
            <wp:docPr id="1408384158" name="Picture 6">
              <a:extLst xmlns:a="http://schemas.openxmlformats.org/drawingml/2006/main">
                <a:ext uri="{FF2B5EF4-FFF2-40B4-BE49-F238E27FC236}">
                  <a16:creationId xmlns:a16="http://schemas.microsoft.com/office/drawing/2014/main" id="{B8E67F92-743B-409C-A34C-2D8C769522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84158" name="Picture 14083841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12948" cy="1921238"/>
                    </a:xfrm>
                    <a:prstGeom prst="rect">
                      <a:avLst/>
                    </a:prstGeom>
                  </pic:spPr>
                </pic:pic>
              </a:graphicData>
            </a:graphic>
          </wp:inline>
        </w:drawing>
      </w:r>
    </w:p>
    <w:p w14:paraId="22E85040" w14:textId="41A03F6E" w:rsidR="00AB4F32" w:rsidRDefault="00413C69" w:rsidP="009220D6">
      <w:pPr>
        <w:pStyle w:val="Caption"/>
        <w:jc w:val="center"/>
      </w:pPr>
      <w:bookmarkStart w:id="414" w:name="_Ref227523486"/>
      <w:ins w:id="415" w:author="Hsien-Hsin Lee" w:date="2026-04-19T17:11:00Z" w16du:dateUtc="2026-04-19T21:11:00Z">
        <w:r>
          <w:t xml:space="preserve">Figure </w:t>
        </w:r>
        <w:r>
          <w:fldChar w:fldCharType="begin"/>
        </w:r>
        <w:r>
          <w:instrText xml:space="preserve"> SEQ Figure \* ARABIC </w:instrText>
        </w:r>
      </w:ins>
      <w:r>
        <w:fldChar w:fldCharType="separate"/>
      </w:r>
      <w:r w:rsidR="007E7FF0">
        <w:rPr>
          <w:noProof/>
        </w:rPr>
        <w:t>5</w:t>
      </w:r>
      <w:ins w:id="416" w:author="Hsien-Hsin Lee" w:date="2026-04-19T17:11:00Z" w16du:dateUtc="2026-04-19T21:11:00Z">
        <w:r>
          <w:fldChar w:fldCharType="end"/>
        </w:r>
        <w:bookmarkEnd w:id="414"/>
        <w:r>
          <w:t xml:space="preserve">. </w:t>
        </w:r>
        <w:r w:rsidRPr="000B0105">
          <w:t>Kaplan-Meier Survival Curves — P(not yet adopted) for Bully vs. Non-Bully breed dogs over 180 days.</w:t>
        </w:r>
      </w:ins>
      <w:del w:id="417" w:author="Hsien-Hsin Lee" w:date="2026-04-19T17:11:00Z" w16du:dateUtc="2026-04-19T21:11:00Z">
        <w:r w:rsidR="00F54C8D" w:rsidDel="00413C69">
          <w:rPr>
            <w:color w:val="767676"/>
            <w:sz w:val="19"/>
            <w:szCs w:val="19"/>
          </w:rPr>
          <w:delText>Figure 3. Kaplan-Meier Survival Curves — P(not yet adopted) for Bully vs. Non-Bully breed dogs over 180 days.</w:delText>
        </w:r>
      </w:del>
    </w:p>
    <w:p w14:paraId="07566C9A" w14:textId="77777777" w:rsidR="009220D6" w:rsidRDefault="009220D6" w:rsidP="009220D6"/>
    <w:p w14:paraId="60EBB0FB" w14:textId="2D961DD9" w:rsidR="009220D6" w:rsidRDefault="009220D6" w:rsidP="009220D6">
      <w:pPr>
        <w:jc w:val="center"/>
      </w:pPr>
      <w:r>
        <w:rPr>
          <w:noProof/>
        </w:rPr>
        <w:drawing>
          <wp:inline distT="0" distB="0" distL="0" distR="0" wp14:anchorId="7303DE61" wp14:editId="1570359C">
            <wp:extent cx="3152274" cy="2345346"/>
            <wp:effectExtent l="0" t="0" r="0" b="0"/>
            <wp:docPr id="150298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80826" name="Picture 15029808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62008" cy="2352588"/>
                    </a:xfrm>
                    <a:prstGeom prst="rect">
                      <a:avLst/>
                    </a:prstGeom>
                  </pic:spPr>
                </pic:pic>
              </a:graphicData>
            </a:graphic>
          </wp:inline>
        </w:drawing>
      </w:r>
    </w:p>
    <w:p w14:paraId="2FA5C466" w14:textId="7E9D6D63" w:rsidR="0075713E" w:rsidRPr="009220D6" w:rsidRDefault="0075713E" w:rsidP="0075713E">
      <w:pPr>
        <w:pStyle w:val="Caption"/>
        <w:jc w:val="center"/>
      </w:pPr>
      <w:bookmarkStart w:id="418" w:name="_Ref227524300"/>
      <w:r>
        <w:t xml:space="preserve">Figure </w:t>
      </w:r>
      <w:r>
        <w:fldChar w:fldCharType="begin"/>
      </w:r>
      <w:r>
        <w:instrText xml:space="preserve"> SEQ Figure \* ARABIC </w:instrText>
      </w:r>
      <w:r>
        <w:fldChar w:fldCharType="separate"/>
      </w:r>
      <w:r w:rsidR="007E7FF0">
        <w:rPr>
          <w:noProof/>
        </w:rPr>
        <w:t>6</w:t>
      </w:r>
      <w:r>
        <w:fldChar w:fldCharType="end"/>
      </w:r>
      <w:bookmarkEnd w:id="418"/>
      <w:r>
        <w:t>. Cox Proportional Hazards Analysis for different parameters</w:t>
      </w:r>
    </w:p>
    <w:p w14:paraId="64EE3CD5" w14:textId="77777777" w:rsidR="009220D6" w:rsidDel="00413C69" w:rsidRDefault="009220D6">
      <w:pPr>
        <w:spacing w:before="40" w:after="160"/>
        <w:jc w:val="center"/>
        <w:rPr>
          <w:del w:id="419" w:author="Hsien-Hsin Lee" w:date="2026-04-19T17:11:00Z" w16du:dateUtc="2026-04-19T21:11:00Z"/>
        </w:rPr>
      </w:pPr>
    </w:p>
    <w:p w14:paraId="455B5BB3" w14:textId="77777777" w:rsidR="00AB4F32" w:rsidRDefault="00F54C8D">
      <w:pPr>
        <w:pStyle w:val="Heading2"/>
      </w:pPr>
      <w:proofErr w:type="gramStart"/>
      <w:r>
        <w:t>3.4  Adoption</w:t>
      </w:r>
      <w:proofErr w:type="gramEnd"/>
      <w:r>
        <w:t xml:space="preserve"> Risk Profiles</w:t>
      </w:r>
    </w:p>
    <w:p w14:paraId="5CD9C18F" w14:textId="76DAF2EF" w:rsidR="00AB4F32" w:rsidRDefault="00F54C8D">
      <w:pPr>
        <w:spacing w:after="100" w:line="264" w:lineRule="auto"/>
        <w:jc w:val="both"/>
        <w:rPr>
          <w:ins w:id="420" w:author="Hsien-Hsin Lee" w:date="2026-04-19T20:13:00Z" w16du:dateUtc="2026-04-20T00:13:00Z"/>
          <w:color w:val="333333"/>
        </w:rPr>
      </w:pPr>
      <w:r>
        <w:rPr>
          <w:color w:val="333333"/>
        </w:rPr>
        <w:t>K-Means segmentation identifies five interpretable adoption profiles</w:t>
      </w:r>
      <w:ins w:id="421" w:author="Hsien-Hsin Lee" w:date="2026-04-19T20:14:00Z" w16du:dateUtc="2026-04-20T00:14:00Z">
        <w:r w:rsidR="001B354A">
          <w:rPr>
            <w:color w:val="333333"/>
          </w:rPr>
          <w:t xml:space="preserve"> (</w:t>
        </w:r>
        <w:r w:rsidR="001B354A">
          <w:rPr>
            <w:color w:val="333333"/>
          </w:rPr>
          <w:fldChar w:fldCharType="begin"/>
        </w:r>
        <w:r w:rsidR="001B354A">
          <w:rPr>
            <w:color w:val="333333"/>
          </w:rPr>
          <w:instrText xml:space="preserve"> REF _Ref227522074 \h </w:instrText>
        </w:r>
      </w:ins>
      <w:r w:rsidR="001B354A">
        <w:rPr>
          <w:color w:val="333333"/>
        </w:rPr>
      </w:r>
      <w:r w:rsidR="001B354A">
        <w:rPr>
          <w:color w:val="333333"/>
        </w:rPr>
        <w:fldChar w:fldCharType="separate"/>
      </w:r>
      <w:ins w:id="422" w:author="Hsien-Hsin Lee" w:date="2026-04-19T20:13:00Z" w16du:dateUtc="2026-04-20T00:13:00Z">
        <w:r w:rsidR="007E7FF0">
          <w:t xml:space="preserve">Table </w:t>
        </w:r>
      </w:ins>
      <w:r w:rsidR="007E7FF0">
        <w:rPr>
          <w:noProof/>
        </w:rPr>
        <w:t>2</w:t>
      </w:r>
      <w:ins w:id="423" w:author="Hsien-Hsin Lee" w:date="2026-04-19T20:14:00Z" w16du:dateUtc="2026-04-20T00:14:00Z">
        <w:r w:rsidR="001B354A">
          <w:rPr>
            <w:color w:val="333333"/>
          </w:rPr>
          <w:fldChar w:fldCharType="end"/>
        </w:r>
        <w:r w:rsidR="001B354A">
          <w:rPr>
            <w:color w:val="333333"/>
          </w:rPr>
          <w:t>)</w:t>
        </w:r>
      </w:ins>
      <w:r>
        <w:rPr>
          <w:color w:val="333333"/>
        </w:rPr>
        <w:t xml:space="preserve">. Cluster 0 represents fast movers—dogs with </w:t>
      </w:r>
      <w:r w:rsidR="00A96315">
        <w:rPr>
          <w:color w:val="333333"/>
        </w:rPr>
        <w:t xml:space="preserve">a </w:t>
      </w:r>
      <w:r>
        <w:rPr>
          <w:color w:val="333333"/>
        </w:rPr>
        <w:t>median LOS of approximately 7</w:t>
      </w:r>
      <w:r w:rsidR="009246CA">
        <w:rPr>
          <w:color w:val="333333"/>
        </w:rPr>
        <w:t>~</w:t>
      </w:r>
      <w:r>
        <w:rPr>
          <w:color w:val="333333"/>
        </w:rPr>
        <w:t xml:space="preserve">8 days, typically young, named, neutered animals of popular breeds—who require minimal additional intervention. </w:t>
      </w:r>
      <w:r w:rsidR="006D53BF">
        <w:rPr>
          <w:color w:val="333333"/>
        </w:rPr>
        <w:t xml:space="preserve"> </w:t>
      </w:r>
      <w:r>
        <w:rPr>
          <w:color w:val="333333"/>
        </w:rPr>
        <w:t xml:space="preserve">Clusters 1 and 2 </w:t>
      </w:r>
      <w:r w:rsidR="007C1624">
        <w:rPr>
          <w:color w:val="333333"/>
        </w:rPr>
        <w:t xml:space="preserve">correspond to </w:t>
      </w:r>
      <w:proofErr w:type="gramStart"/>
      <w:r>
        <w:rPr>
          <w:color w:val="333333"/>
        </w:rPr>
        <w:t>moderate-risk</w:t>
      </w:r>
      <w:proofErr w:type="gramEnd"/>
      <w:r>
        <w:rPr>
          <w:color w:val="333333"/>
        </w:rPr>
        <w:t xml:space="preserve"> cohorts</w:t>
      </w:r>
      <w:r w:rsidR="007C1624">
        <w:rPr>
          <w:color w:val="333333"/>
        </w:rPr>
        <w:t>,</w:t>
      </w:r>
      <w:r>
        <w:rPr>
          <w:color w:val="333333"/>
        </w:rPr>
        <w:t xml:space="preserve"> with median LOS in the 12</w:t>
      </w:r>
      <w:r w:rsidR="009246CA">
        <w:rPr>
          <w:color w:val="333333"/>
        </w:rPr>
        <w:t>~</w:t>
      </w:r>
      <w:proofErr w:type="gramStart"/>
      <w:r>
        <w:rPr>
          <w:color w:val="333333"/>
        </w:rPr>
        <w:t>20 day</w:t>
      </w:r>
      <w:proofErr w:type="gramEnd"/>
      <w:r>
        <w:rPr>
          <w:color w:val="333333"/>
        </w:rPr>
        <w:t xml:space="preserve"> range. Clusters 3 and 4 are high-risk groups</w:t>
      </w:r>
      <w:r w:rsidR="007C1624">
        <w:rPr>
          <w:color w:val="333333"/>
        </w:rPr>
        <w:t>,</w:t>
      </w:r>
      <w:r>
        <w:rPr>
          <w:color w:val="333333"/>
        </w:rPr>
        <w:t xml:space="preserve"> with median LOS exceeding 30 days and high variance; these dogs tend to be older, of stigmatized breeds, unnamed, or arriving with medical conditions. Intervention resources should be prioritized toward Clusters 3 and 4 from their day</w:t>
      </w:r>
      <w:r w:rsidR="002C084C">
        <w:rPr>
          <w:color w:val="333333"/>
        </w:rPr>
        <w:t xml:space="preserve"> one</w:t>
      </w:r>
      <w:r>
        <w:rPr>
          <w:color w:val="333333"/>
        </w:rPr>
        <w:t xml:space="preserve"> in the shelter.</w:t>
      </w:r>
    </w:p>
    <w:tbl>
      <w:tblPr>
        <w:tblStyle w:val="GridTable4-Accent1"/>
        <w:tblW w:w="0" w:type="auto"/>
        <w:jc w:val="center"/>
        <w:tblLook w:val="04A0" w:firstRow="1" w:lastRow="0" w:firstColumn="1" w:lastColumn="0" w:noHBand="0" w:noVBand="1"/>
      </w:tblPr>
      <w:tblGrid>
        <w:gridCol w:w="906"/>
        <w:gridCol w:w="5278"/>
        <w:gridCol w:w="2562"/>
      </w:tblGrid>
      <w:tr w:rsidR="00DF70A9" w:rsidRPr="007D427E" w14:paraId="2DF6A2E7" w14:textId="77777777" w:rsidTr="00AC2032">
        <w:trPr>
          <w:cnfStyle w:val="100000000000" w:firstRow="1" w:lastRow="0" w:firstColumn="0" w:lastColumn="0" w:oddVBand="0" w:evenVBand="0" w:oddHBand="0" w:evenHBand="0" w:firstRowFirstColumn="0" w:firstRowLastColumn="0" w:lastRowFirstColumn="0" w:lastRowLastColumn="0"/>
          <w:jc w:val="center"/>
          <w:ins w:id="424" w:author="Hsien-Hsin Lee" w:date="2026-04-19T20:13:00Z"/>
        </w:trPr>
        <w:tc>
          <w:tcPr>
            <w:cnfStyle w:val="001000000000" w:firstRow="0" w:lastRow="0" w:firstColumn="1" w:lastColumn="0" w:oddVBand="0" w:evenVBand="0" w:oddHBand="0" w:evenHBand="0" w:firstRowFirstColumn="0" w:firstRowLastColumn="0" w:lastRowFirstColumn="0" w:lastRowLastColumn="0"/>
            <w:tcW w:w="625" w:type="dxa"/>
            <w:hideMark/>
          </w:tcPr>
          <w:p w14:paraId="4F271663" w14:textId="77777777" w:rsidR="00DF70A9" w:rsidRPr="00AE3931" w:rsidRDefault="00DF70A9" w:rsidP="00AE3931">
            <w:pPr>
              <w:spacing w:after="100" w:line="264" w:lineRule="auto"/>
              <w:jc w:val="both"/>
              <w:rPr>
                <w:ins w:id="425" w:author="Hsien-Hsin Lee" w:date="2026-04-19T20:13:00Z" w16du:dateUtc="2026-04-20T00:13:00Z"/>
                <w:sz w:val="20"/>
                <w:szCs w:val="20"/>
              </w:rPr>
            </w:pPr>
            <w:ins w:id="426" w:author="Hsien-Hsin Lee" w:date="2026-04-19T20:13:00Z" w16du:dateUtc="2026-04-20T00:13:00Z">
              <w:r w:rsidRPr="00AE3931">
                <w:rPr>
                  <w:sz w:val="20"/>
                  <w:szCs w:val="20"/>
                </w:rPr>
                <w:t>Cluster</w:t>
              </w:r>
            </w:ins>
          </w:p>
        </w:tc>
        <w:tc>
          <w:tcPr>
            <w:tcW w:w="5278" w:type="dxa"/>
            <w:hideMark/>
          </w:tcPr>
          <w:p w14:paraId="2992B526" w14:textId="77777777" w:rsidR="00DF70A9" w:rsidRPr="00AE3931" w:rsidRDefault="00DF70A9" w:rsidP="00AE3931">
            <w:pPr>
              <w:spacing w:after="100" w:line="264" w:lineRule="auto"/>
              <w:jc w:val="both"/>
              <w:cnfStyle w:val="100000000000" w:firstRow="1" w:lastRow="0" w:firstColumn="0" w:lastColumn="0" w:oddVBand="0" w:evenVBand="0" w:oddHBand="0" w:evenHBand="0" w:firstRowFirstColumn="0" w:firstRowLastColumn="0" w:lastRowFirstColumn="0" w:lastRowLastColumn="0"/>
              <w:rPr>
                <w:ins w:id="427" w:author="Hsien-Hsin Lee" w:date="2026-04-19T20:13:00Z" w16du:dateUtc="2026-04-20T00:13:00Z"/>
                <w:sz w:val="20"/>
                <w:szCs w:val="20"/>
              </w:rPr>
            </w:pPr>
            <w:ins w:id="428" w:author="Hsien-Hsin Lee" w:date="2026-04-19T20:13:00Z" w16du:dateUtc="2026-04-20T00:13:00Z">
              <w:r w:rsidRPr="00AE3931">
                <w:rPr>
                  <w:sz w:val="20"/>
                  <w:szCs w:val="20"/>
                </w:rPr>
                <w:t>Profile</w:t>
              </w:r>
            </w:ins>
          </w:p>
        </w:tc>
        <w:tc>
          <w:tcPr>
            <w:tcW w:w="0" w:type="auto"/>
            <w:hideMark/>
          </w:tcPr>
          <w:p w14:paraId="7C3C3CD5" w14:textId="77777777" w:rsidR="00DF70A9" w:rsidRPr="00AE3931" w:rsidRDefault="00DF70A9" w:rsidP="00AE3931">
            <w:pPr>
              <w:spacing w:after="100" w:line="264" w:lineRule="auto"/>
              <w:jc w:val="both"/>
              <w:cnfStyle w:val="100000000000" w:firstRow="1" w:lastRow="0" w:firstColumn="0" w:lastColumn="0" w:oddVBand="0" w:evenVBand="0" w:oddHBand="0" w:evenHBand="0" w:firstRowFirstColumn="0" w:firstRowLastColumn="0" w:lastRowFirstColumn="0" w:lastRowLastColumn="0"/>
              <w:rPr>
                <w:ins w:id="429" w:author="Hsien-Hsin Lee" w:date="2026-04-19T20:13:00Z" w16du:dateUtc="2026-04-20T00:13:00Z"/>
                <w:sz w:val="20"/>
                <w:szCs w:val="20"/>
              </w:rPr>
            </w:pPr>
            <w:ins w:id="430" w:author="Hsien-Hsin Lee" w:date="2026-04-19T20:13:00Z" w16du:dateUtc="2026-04-20T00:13:00Z">
              <w:r w:rsidRPr="00AE3931">
                <w:rPr>
                  <w:sz w:val="20"/>
                  <w:szCs w:val="20"/>
                </w:rPr>
                <w:t>Expected LOS</w:t>
              </w:r>
            </w:ins>
          </w:p>
        </w:tc>
      </w:tr>
      <w:tr w:rsidR="00DF70A9" w:rsidRPr="007D427E" w14:paraId="7DA140B3" w14:textId="77777777" w:rsidTr="00AC2032">
        <w:trPr>
          <w:cnfStyle w:val="000000100000" w:firstRow="0" w:lastRow="0" w:firstColumn="0" w:lastColumn="0" w:oddVBand="0" w:evenVBand="0" w:oddHBand="1" w:evenHBand="0" w:firstRowFirstColumn="0" w:firstRowLastColumn="0" w:lastRowFirstColumn="0" w:lastRowLastColumn="0"/>
          <w:jc w:val="center"/>
          <w:ins w:id="431" w:author="Hsien-Hsin Lee" w:date="2026-04-19T20:13:00Z"/>
        </w:trPr>
        <w:tc>
          <w:tcPr>
            <w:cnfStyle w:val="001000000000" w:firstRow="0" w:lastRow="0" w:firstColumn="1" w:lastColumn="0" w:oddVBand="0" w:evenVBand="0" w:oddHBand="0" w:evenHBand="0" w:firstRowFirstColumn="0" w:firstRowLastColumn="0" w:lastRowFirstColumn="0" w:lastRowLastColumn="0"/>
            <w:tcW w:w="625" w:type="dxa"/>
            <w:hideMark/>
          </w:tcPr>
          <w:p w14:paraId="69D44491" w14:textId="77777777" w:rsidR="00DF70A9" w:rsidRPr="00AE3931" w:rsidRDefault="00DF70A9" w:rsidP="00AE3931">
            <w:pPr>
              <w:spacing w:after="100" w:line="264" w:lineRule="auto"/>
              <w:jc w:val="center"/>
              <w:rPr>
                <w:ins w:id="432" w:author="Hsien-Hsin Lee" w:date="2026-04-19T20:13:00Z" w16du:dateUtc="2026-04-20T00:13:00Z"/>
                <w:sz w:val="20"/>
                <w:szCs w:val="20"/>
              </w:rPr>
            </w:pPr>
            <w:ins w:id="433" w:author="Hsien-Hsin Lee" w:date="2026-04-19T20:13:00Z" w16du:dateUtc="2026-04-20T00:13:00Z">
              <w:r w:rsidRPr="00AE3931">
                <w:rPr>
                  <w:sz w:val="20"/>
                  <w:szCs w:val="20"/>
                </w:rPr>
                <w:t>0</w:t>
              </w:r>
            </w:ins>
          </w:p>
        </w:tc>
        <w:tc>
          <w:tcPr>
            <w:tcW w:w="5278" w:type="dxa"/>
            <w:hideMark/>
          </w:tcPr>
          <w:p w14:paraId="0F5767EA" w14:textId="77777777" w:rsidR="00DF70A9" w:rsidRPr="00AE3931" w:rsidRDefault="00DF70A9" w:rsidP="00AE3931">
            <w:pPr>
              <w:spacing w:after="100" w:line="264" w:lineRule="auto"/>
              <w:jc w:val="both"/>
              <w:cnfStyle w:val="000000100000" w:firstRow="0" w:lastRow="0" w:firstColumn="0" w:lastColumn="0" w:oddVBand="0" w:evenVBand="0" w:oddHBand="1" w:evenHBand="0" w:firstRowFirstColumn="0" w:firstRowLastColumn="0" w:lastRowFirstColumn="0" w:lastRowLastColumn="0"/>
              <w:rPr>
                <w:ins w:id="434" w:author="Hsien-Hsin Lee" w:date="2026-04-19T20:13:00Z" w16du:dateUtc="2026-04-20T00:13:00Z"/>
                <w:sz w:val="20"/>
                <w:szCs w:val="20"/>
              </w:rPr>
            </w:pPr>
            <w:ins w:id="435" w:author="Hsien-Hsin Lee" w:date="2026-04-19T20:13:00Z" w16du:dateUtc="2026-04-20T00:13:00Z">
              <w:r w:rsidRPr="00AE3931">
                <w:rPr>
                  <w:sz w:val="20"/>
                  <w:szCs w:val="20"/>
                </w:rPr>
                <w:t>Young, named, neutered, non-bully, good condition</w:t>
              </w:r>
            </w:ins>
          </w:p>
        </w:tc>
        <w:tc>
          <w:tcPr>
            <w:tcW w:w="0" w:type="auto"/>
            <w:hideMark/>
          </w:tcPr>
          <w:p w14:paraId="273A2B70" w14:textId="77777777" w:rsidR="00DF70A9" w:rsidRPr="00AE3931" w:rsidRDefault="00DF70A9" w:rsidP="00AE3931">
            <w:pPr>
              <w:spacing w:after="100" w:line="264" w:lineRule="auto"/>
              <w:jc w:val="both"/>
              <w:cnfStyle w:val="000000100000" w:firstRow="0" w:lastRow="0" w:firstColumn="0" w:lastColumn="0" w:oddVBand="0" w:evenVBand="0" w:oddHBand="1" w:evenHBand="0" w:firstRowFirstColumn="0" w:firstRowLastColumn="0" w:lastRowFirstColumn="0" w:lastRowLastColumn="0"/>
              <w:rPr>
                <w:ins w:id="436" w:author="Hsien-Hsin Lee" w:date="2026-04-19T20:13:00Z" w16du:dateUtc="2026-04-20T00:13:00Z"/>
                <w:sz w:val="20"/>
                <w:szCs w:val="20"/>
              </w:rPr>
            </w:pPr>
            <w:ins w:id="437" w:author="Hsien-Hsin Lee" w:date="2026-04-19T20:13:00Z" w16du:dateUtc="2026-04-20T00:13:00Z">
              <w:r w:rsidRPr="00AE3931">
                <w:rPr>
                  <w:sz w:val="20"/>
                  <w:szCs w:val="20"/>
                </w:rPr>
                <w:t>Shortest — quick adoption</w:t>
              </w:r>
            </w:ins>
          </w:p>
        </w:tc>
      </w:tr>
      <w:tr w:rsidR="00DF70A9" w:rsidRPr="007D427E" w14:paraId="541547BE" w14:textId="77777777" w:rsidTr="00AC2032">
        <w:trPr>
          <w:jc w:val="center"/>
          <w:ins w:id="438" w:author="Hsien-Hsin Lee" w:date="2026-04-19T20:13:00Z"/>
        </w:trPr>
        <w:tc>
          <w:tcPr>
            <w:cnfStyle w:val="001000000000" w:firstRow="0" w:lastRow="0" w:firstColumn="1" w:lastColumn="0" w:oddVBand="0" w:evenVBand="0" w:oddHBand="0" w:evenHBand="0" w:firstRowFirstColumn="0" w:firstRowLastColumn="0" w:lastRowFirstColumn="0" w:lastRowLastColumn="0"/>
            <w:tcW w:w="625" w:type="dxa"/>
            <w:hideMark/>
          </w:tcPr>
          <w:p w14:paraId="2E3C0B24" w14:textId="77777777" w:rsidR="00DF70A9" w:rsidRPr="00AE3931" w:rsidRDefault="00DF70A9" w:rsidP="00AE3931">
            <w:pPr>
              <w:spacing w:after="100" w:line="264" w:lineRule="auto"/>
              <w:jc w:val="center"/>
              <w:rPr>
                <w:ins w:id="439" w:author="Hsien-Hsin Lee" w:date="2026-04-19T20:13:00Z" w16du:dateUtc="2026-04-20T00:13:00Z"/>
                <w:sz w:val="20"/>
                <w:szCs w:val="20"/>
              </w:rPr>
            </w:pPr>
            <w:ins w:id="440" w:author="Hsien-Hsin Lee" w:date="2026-04-19T20:13:00Z" w16du:dateUtc="2026-04-20T00:13:00Z">
              <w:r w:rsidRPr="00AE3931">
                <w:rPr>
                  <w:sz w:val="20"/>
                  <w:szCs w:val="20"/>
                </w:rPr>
                <w:t>1</w:t>
              </w:r>
            </w:ins>
          </w:p>
        </w:tc>
        <w:tc>
          <w:tcPr>
            <w:tcW w:w="5278" w:type="dxa"/>
            <w:hideMark/>
          </w:tcPr>
          <w:p w14:paraId="50841E26" w14:textId="77777777" w:rsidR="00DF70A9" w:rsidRPr="00AE3931" w:rsidRDefault="00DF70A9" w:rsidP="00AE3931">
            <w:pPr>
              <w:spacing w:after="100" w:line="264" w:lineRule="auto"/>
              <w:jc w:val="both"/>
              <w:cnfStyle w:val="000000000000" w:firstRow="0" w:lastRow="0" w:firstColumn="0" w:lastColumn="0" w:oddVBand="0" w:evenVBand="0" w:oddHBand="0" w:evenHBand="0" w:firstRowFirstColumn="0" w:firstRowLastColumn="0" w:lastRowFirstColumn="0" w:lastRowLastColumn="0"/>
              <w:rPr>
                <w:ins w:id="441" w:author="Hsien-Hsin Lee" w:date="2026-04-19T20:13:00Z" w16du:dateUtc="2026-04-20T00:13:00Z"/>
                <w:sz w:val="20"/>
                <w:szCs w:val="20"/>
              </w:rPr>
            </w:pPr>
            <w:ins w:id="442" w:author="Hsien-Hsin Lee" w:date="2026-04-19T20:13:00Z" w16du:dateUtc="2026-04-20T00:13:00Z">
              <w:r w:rsidRPr="00AE3931">
                <w:rPr>
                  <w:sz w:val="20"/>
                  <w:szCs w:val="20"/>
                </w:rPr>
                <w:t>Mixed profile, named, moderate age</w:t>
              </w:r>
            </w:ins>
          </w:p>
        </w:tc>
        <w:tc>
          <w:tcPr>
            <w:tcW w:w="0" w:type="auto"/>
            <w:hideMark/>
          </w:tcPr>
          <w:p w14:paraId="778568E0" w14:textId="77777777" w:rsidR="00DF70A9" w:rsidRPr="00AE3931" w:rsidRDefault="00DF70A9" w:rsidP="00AE3931">
            <w:pPr>
              <w:spacing w:after="100" w:line="264" w:lineRule="auto"/>
              <w:jc w:val="both"/>
              <w:cnfStyle w:val="000000000000" w:firstRow="0" w:lastRow="0" w:firstColumn="0" w:lastColumn="0" w:oddVBand="0" w:evenVBand="0" w:oddHBand="0" w:evenHBand="0" w:firstRowFirstColumn="0" w:firstRowLastColumn="0" w:lastRowFirstColumn="0" w:lastRowLastColumn="0"/>
              <w:rPr>
                <w:ins w:id="443" w:author="Hsien-Hsin Lee" w:date="2026-04-19T20:13:00Z" w16du:dateUtc="2026-04-20T00:13:00Z"/>
                <w:sz w:val="20"/>
                <w:szCs w:val="20"/>
              </w:rPr>
            </w:pPr>
            <w:ins w:id="444" w:author="Hsien-Hsin Lee" w:date="2026-04-19T20:13:00Z" w16du:dateUtc="2026-04-20T00:13:00Z">
              <w:r w:rsidRPr="00AE3931">
                <w:rPr>
                  <w:sz w:val="20"/>
                  <w:szCs w:val="20"/>
                </w:rPr>
                <w:t>Below average</w:t>
              </w:r>
            </w:ins>
          </w:p>
        </w:tc>
      </w:tr>
      <w:tr w:rsidR="00DF70A9" w:rsidRPr="007D427E" w14:paraId="131112E9" w14:textId="77777777" w:rsidTr="00AC2032">
        <w:trPr>
          <w:cnfStyle w:val="000000100000" w:firstRow="0" w:lastRow="0" w:firstColumn="0" w:lastColumn="0" w:oddVBand="0" w:evenVBand="0" w:oddHBand="1" w:evenHBand="0" w:firstRowFirstColumn="0" w:firstRowLastColumn="0" w:lastRowFirstColumn="0" w:lastRowLastColumn="0"/>
          <w:jc w:val="center"/>
          <w:ins w:id="445" w:author="Hsien-Hsin Lee" w:date="2026-04-19T20:13:00Z"/>
        </w:trPr>
        <w:tc>
          <w:tcPr>
            <w:cnfStyle w:val="001000000000" w:firstRow="0" w:lastRow="0" w:firstColumn="1" w:lastColumn="0" w:oddVBand="0" w:evenVBand="0" w:oddHBand="0" w:evenHBand="0" w:firstRowFirstColumn="0" w:firstRowLastColumn="0" w:lastRowFirstColumn="0" w:lastRowLastColumn="0"/>
            <w:tcW w:w="625" w:type="dxa"/>
            <w:hideMark/>
          </w:tcPr>
          <w:p w14:paraId="4F6E334B" w14:textId="77777777" w:rsidR="00DF70A9" w:rsidRPr="00AE3931" w:rsidRDefault="00DF70A9" w:rsidP="00AE3931">
            <w:pPr>
              <w:spacing w:after="100" w:line="264" w:lineRule="auto"/>
              <w:jc w:val="center"/>
              <w:rPr>
                <w:ins w:id="446" w:author="Hsien-Hsin Lee" w:date="2026-04-19T20:13:00Z" w16du:dateUtc="2026-04-20T00:13:00Z"/>
                <w:sz w:val="20"/>
                <w:szCs w:val="20"/>
              </w:rPr>
            </w:pPr>
            <w:ins w:id="447" w:author="Hsien-Hsin Lee" w:date="2026-04-19T20:13:00Z" w16du:dateUtc="2026-04-20T00:13:00Z">
              <w:r w:rsidRPr="00AE3931">
                <w:rPr>
                  <w:sz w:val="20"/>
                  <w:szCs w:val="20"/>
                </w:rPr>
                <w:t>2</w:t>
              </w:r>
            </w:ins>
          </w:p>
        </w:tc>
        <w:tc>
          <w:tcPr>
            <w:tcW w:w="5278" w:type="dxa"/>
            <w:hideMark/>
          </w:tcPr>
          <w:p w14:paraId="51B293F8" w14:textId="77777777" w:rsidR="00DF70A9" w:rsidRPr="00AE3931" w:rsidRDefault="00DF70A9" w:rsidP="00AE3931">
            <w:pPr>
              <w:spacing w:after="100" w:line="264" w:lineRule="auto"/>
              <w:jc w:val="both"/>
              <w:cnfStyle w:val="000000100000" w:firstRow="0" w:lastRow="0" w:firstColumn="0" w:lastColumn="0" w:oddVBand="0" w:evenVBand="0" w:oddHBand="1" w:evenHBand="0" w:firstRowFirstColumn="0" w:firstRowLastColumn="0" w:lastRowFirstColumn="0" w:lastRowLastColumn="0"/>
              <w:rPr>
                <w:ins w:id="448" w:author="Hsien-Hsin Lee" w:date="2026-04-19T20:13:00Z" w16du:dateUtc="2026-04-20T00:13:00Z"/>
                <w:sz w:val="20"/>
                <w:szCs w:val="20"/>
              </w:rPr>
            </w:pPr>
            <w:ins w:id="449" w:author="Hsien-Hsin Lee" w:date="2026-04-19T20:13:00Z" w16du:dateUtc="2026-04-20T00:13:00Z">
              <w:r w:rsidRPr="00AE3931">
                <w:rPr>
                  <w:sz w:val="20"/>
                  <w:szCs w:val="20"/>
                </w:rPr>
                <w:t>Older or unneutered, or stray intake</w:t>
              </w:r>
            </w:ins>
          </w:p>
        </w:tc>
        <w:tc>
          <w:tcPr>
            <w:tcW w:w="0" w:type="auto"/>
            <w:hideMark/>
          </w:tcPr>
          <w:p w14:paraId="4AE3751F" w14:textId="77777777" w:rsidR="00DF70A9" w:rsidRPr="00AE3931" w:rsidRDefault="00DF70A9" w:rsidP="00AE3931">
            <w:pPr>
              <w:spacing w:after="100" w:line="264" w:lineRule="auto"/>
              <w:jc w:val="both"/>
              <w:cnfStyle w:val="000000100000" w:firstRow="0" w:lastRow="0" w:firstColumn="0" w:lastColumn="0" w:oddVBand="0" w:evenVBand="0" w:oddHBand="1" w:evenHBand="0" w:firstRowFirstColumn="0" w:firstRowLastColumn="0" w:lastRowFirstColumn="0" w:lastRowLastColumn="0"/>
              <w:rPr>
                <w:ins w:id="450" w:author="Hsien-Hsin Lee" w:date="2026-04-19T20:13:00Z" w16du:dateUtc="2026-04-20T00:13:00Z"/>
                <w:sz w:val="20"/>
                <w:szCs w:val="20"/>
              </w:rPr>
            </w:pPr>
            <w:ins w:id="451" w:author="Hsien-Hsin Lee" w:date="2026-04-19T20:13:00Z" w16du:dateUtc="2026-04-20T00:13:00Z">
              <w:r w:rsidRPr="00AE3931">
                <w:rPr>
                  <w:sz w:val="20"/>
                  <w:szCs w:val="20"/>
                </w:rPr>
                <w:t>Average</w:t>
              </w:r>
            </w:ins>
          </w:p>
        </w:tc>
      </w:tr>
      <w:tr w:rsidR="00DF70A9" w:rsidRPr="007D427E" w14:paraId="0833038C" w14:textId="77777777" w:rsidTr="00AC2032">
        <w:trPr>
          <w:jc w:val="center"/>
          <w:ins w:id="452" w:author="Hsien-Hsin Lee" w:date="2026-04-19T20:13:00Z"/>
        </w:trPr>
        <w:tc>
          <w:tcPr>
            <w:cnfStyle w:val="001000000000" w:firstRow="0" w:lastRow="0" w:firstColumn="1" w:lastColumn="0" w:oddVBand="0" w:evenVBand="0" w:oddHBand="0" w:evenHBand="0" w:firstRowFirstColumn="0" w:firstRowLastColumn="0" w:lastRowFirstColumn="0" w:lastRowLastColumn="0"/>
            <w:tcW w:w="625" w:type="dxa"/>
            <w:hideMark/>
          </w:tcPr>
          <w:p w14:paraId="110F36A9" w14:textId="77777777" w:rsidR="00DF70A9" w:rsidRPr="00AE3931" w:rsidRDefault="00DF70A9" w:rsidP="00AE3931">
            <w:pPr>
              <w:spacing w:after="100" w:line="264" w:lineRule="auto"/>
              <w:jc w:val="center"/>
              <w:rPr>
                <w:ins w:id="453" w:author="Hsien-Hsin Lee" w:date="2026-04-19T20:13:00Z" w16du:dateUtc="2026-04-20T00:13:00Z"/>
                <w:sz w:val="20"/>
                <w:szCs w:val="20"/>
              </w:rPr>
            </w:pPr>
            <w:ins w:id="454" w:author="Hsien-Hsin Lee" w:date="2026-04-19T20:13:00Z" w16du:dateUtc="2026-04-20T00:13:00Z">
              <w:r w:rsidRPr="00AE3931">
                <w:rPr>
                  <w:sz w:val="20"/>
                  <w:szCs w:val="20"/>
                </w:rPr>
                <w:t>3</w:t>
              </w:r>
            </w:ins>
          </w:p>
        </w:tc>
        <w:tc>
          <w:tcPr>
            <w:tcW w:w="5278" w:type="dxa"/>
            <w:hideMark/>
          </w:tcPr>
          <w:p w14:paraId="0FB0A5D9" w14:textId="77777777" w:rsidR="00DF70A9" w:rsidRPr="00AE3931" w:rsidRDefault="00DF70A9" w:rsidP="00AE3931">
            <w:pPr>
              <w:spacing w:after="100" w:line="264" w:lineRule="auto"/>
              <w:jc w:val="both"/>
              <w:cnfStyle w:val="000000000000" w:firstRow="0" w:lastRow="0" w:firstColumn="0" w:lastColumn="0" w:oddVBand="0" w:evenVBand="0" w:oddHBand="0" w:evenHBand="0" w:firstRowFirstColumn="0" w:firstRowLastColumn="0" w:lastRowFirstColumn="0" w:lastRowLastColumn="0"/>
              <w:rPr>
                <w:ins w:id="455" w:author="Hsien-Hsin Lee" w:date="2026-04-19T20:13:00Z" w16du:dateUtc="2026-04-20T00:13:00Z"/>
                <w:sz w:val="20"/>
                <w:szCs w:val="20"/>
              </w:rPr>
            </w:pPr>
            <w:ins w:id="456" w:author="Hsien-Hsin Lee" w:date="2026-04-19T20:13:00Z" w16du:dateUtc="2026-04-20T00:13:00Z">
              <w:r w:rsidRPr="00AE3931">
                <w:rPr>
                  <w:sz w:val="20"/>
                  <w:szCs w:val="20"/>
                </w:rPr>
                <w:t>Large/bully breed, or sick/senior</w:t>
              </w:r>
            </w:ins>
          </w:p>
        </w:tc>
        <w:tc>
          <w:tcPr>
            <w:tcW w:w="0" w:type="auto"/>
            <w:hideMark/>
          </w:tcPr>
          <w:p w14:paraId="06D72F02" w14:textId="77777777" w:rsidR="00DF70A9" w:rsidRPr="00AE3931" w:rsidRDefault="00DF70A9" w:rsidP="00AE3931">
            <w:pPr>
              <w:spacing w:after="100" w:line="264" w:lineRule="auto"/>
              <w:jc w:val="both"/>
              <w:cnfStyle w:val="000000000000" w:firstRow="0" w:lastRow="0" w:firstColumn="0" w:lastColumn="0" w:oddVBand="0" w:evenVBand="0" w:oddHBand="0" w:evenHBand="0" w:firstRowFirstColumn="0" w:firstRowLastColumn="0" w:lastRowFirstColumn="0" w:lastRowLastColumn="0"/>
              <w:rPr>
                <w:ins w:id="457" w:author="Hsien-Hsin Lee" w:date="2026-04-19T20:13:00Z" w16du:dateUtc="2026-04-20T00:13:00Z"/>
                <w:sz w:val="20"/>
                <w:szCs w:val="20"/>
              </w:rPr>
            </w:pPr>
            <w:ins w:id="458" w:author="Hsien-Hsin Lee" w:date="2026-04-19T20:13:00Z" w16du:dateUtc="2026-04-20T00:13:00Z">
              <w:r w:rsidRPr="00AE3931">
                <w:rPr>
                  <w:sz w:val="20"/>
                  <w:szCs w:val="20"/>
                </w:rPr>
                <w:t>Above average</w:t>
              </w:r>
            </w:ins>
          </w:p>
        </w:tc>
      </w:tr>
      <w:tr w:rsidR="00DF70A9" w:rsidRPr="007D427E" w14:paraId="55F11408" w14:textId="77777777" w:rsidTr="00AC2032">
        <w:trPr>
          <w:cnfStyle w:val="000000100000" w:firstRow="0" w:lastRow="0" w:firstColumn="0" w:lastColumn="0" w:oddVBand="0" w:evenVBand="0" w:oddHBand="1" w:evenHBand="0" w:firstRowFirstColumn="0" w:firstRowLastColumn="0" w:lastRowFirstColumn="0" w:lastRowLastColumn="0"/>
          <w:jc w:val="center"/>
          <w:ins w:id="459" w:author="Hsien-Hsin Lee" w:date="2026-04-19T20:13:00Z"/>
        </w:trPr>
        <w:tc>
          <w:tcPr>
            <w:cnfStyle w:val="001000000000" w:firstRow="0" w:lastRow="0" w:firstColumn="1" w:lastColumn="0" w:oddVBand="0" w:evenVBand="0" w:oddHBand="0" w:evenHBand="0" w:firstRowFirstColumn="0" w:firstRowLastColumn="0" w:lastRowFirstColumn="0" w:lastRowLastColumn="0"/>
            <w:tcW w:w="625" w:type="dxa"/>
            <w:hideMark/>
          </w:tcPr>
          <w:p w14:paraId="281BBE98" w14:textId="77777777" w:rsidR="00DF70A9" w:rsidRPr="00AE3931" w:rsidRDefault="00DF70A9" w:rsidP="00AE3931">
            <w:pPr>
              <w:spacing w:after="100" w:line="264" w:lineRule="auto"/>
              <w:jc w:val="center"/>
              <w:rPr>
                <w:ins w:id="460" w:author="Hsien-Hsin Lee" w:date="2026-04-19T20:13:00Z" w16du:dateUtc="2026-04-20T00:13:00Z"/>
                <w:sz w:val="20"/>
                <w:szCs w:val="20"/>
              </w:rPr>
            </w:pPr>
            <w:ins w:id="461" w:author="Hsien-Hsin Lee" w:date="2026-04-19T20:13:00Z" w16du:dateUtc="2026-04-20T00:13:00Z">
              <w:r w:rsidRPr="00AE3931">
                <w:rPr>
                  <w:sz w:val="20"/>
                  <w:szCs w:val="20"/>
                </w:rPr>
                <w:t>4</w:t>
              </w:r>
            </w:ins>
          </w:p>
        </w:tc>
        <w:tc>
          <w:tcPr>
            <w:tcW w:w="5278" w:type="dxa"/>
            <w:hideMark/>
          </w:tcPr>
          <w:p w14:paraId="4B6B918E" w14:textId="77777777" w:rsidR="00DF70A9" w:rsidRPr="00AE3931" w:rsidRDefault="00DF70A9" w:rsidP="00AE3931">
            <w:pPr>
              <w:spacing w:after="100" w:line="264" w:lineRule="auto"/>
              <w:jc w:val="both"/>
              <w:cnfStyle w:val="000000100000" w:firstRow="0" w:lastRow="0" w:firstColumn="0" w:lastColumn="0" w:oddVBand="0" w:evenVBand="0" w:oddHBand="1" w:evenHBand="0" w:firstRowFirstColumn="0" w:firstRowLastColumn="0" w:lastRowFirstColumn="0" w:lastRowLastColumn="0"/>
              <w:rPr>
                <w:ins w:id="462" w:author="Hsien-Hsin Lee" w:date="2026-04-19T20:13:00Z" w16du:dateUtc="2026-04-20T00:13:00Z"/>
                <w:sz w:val="20"/>
                <w:szCs w:val="20"/>
              </w:rPr>
            </w:pPr>
            <w:ins w:id="463" w:author="Hsien-Hsin Lee" w:date="2026-04-19T20:13:00Z" w16du:dateUtc="2026-04-20T00:13:00Z">
              <w:r w:rsidRPr="00AE3931">
                <w:rPr>
                  <w:sz w:val="20"/>
                  <w:szCs w:val="20"/>
                </w:rPr>
                <w:t>Bully breed + sick/senior + unneutered, poor condition</w:t>
              </w:r>
            </w:ins>
          </w:p>
        </w:tc>
        <w:tc>
          <w:tcPr>
            <w:tcW w:w="0" w:type="auto"/>
            <w:hideMark/>
          </w:tcPr>
          <w:p w14:paraId="78BBC13C" w14:textId="77777777" w:rsidR="00DF70A9" w:rsidRPr="00AE3931" w:rsidRDefault="00DF70A9" w:rsidP="00AE3931">
            <w:pPr>
              <w:spacing w:after="100" w:line="264" w:lineRule="auto"/>
              <w:jc w:val="both"/>
              <w:cnfStyle w:val="000000100000" w:firstRow="0" w:lastRow="0" w:firstColumn="0" w:lastColumn="0" w:oddVBand="0" w:evenVBand="0" w:oddHBand="1" w:evenHBand="0" w:firstRowFirstColumn="0" w:firstRowLastColumn="0" w:lastRowFirstColumn="0" w:lastRowLastColumn="0"/>
              <w:rPr>
                <w:ins w:id="464" w:author="Hsien-Hsin Lee" w:date="2026-04-19T20:13:00Z" w16du:dateUtc="2026-04-20T00:13:00Z"/>
                <w:sz w:val="20"/>
                <w:szCs w:val="20"/>
              </w:rPr>
            </w:pPr>
            <w:ins w:id="465" w:author="Hsien-Hsin Lee" w:date="2026-04-19T20:13:00Z" w16du:dateUtc="2026-04-20T00:13:00Z">
              <w:r w:rsidRPr="00AE3931">
                <w:rPr>
                  <w:sz w:val="20"/>
                  <w:szCs w:val="20"/>
                </w:rPr>
                <w:t>Longest stay</w:t>
              </w:r>
            </w:ins>
          </w:p>
        </w:tc>
      </w:tr>
    </w:tbl>
    <w:p w14:paraId="14F57CB9" w14:textId="5854A4F1" w:rsidR="00DF70A9" w:rsidRDefault="00DF70A9">
      <w:pPr>
        <w:pStyle w:val="Caption"/>
        <w:jc w:val="center"/>
        <w:pPrChange w:id="466" w:author="Hsien-Hsin Lee" w:date="2026-04-19T20:13:00Z" w16du:dateUtc="2026-04-20T00:13:00Z">
          <w:pPr>
            <w:spacing w:after="100" w:line="264" w:lineRule="auto"/>
            <w:jc w:val="both"/>
          </w:pPr>
        </w:pPrChange>
      </w:pPr>
      <w:bookmarkStart w:id="467" w:name="_Ref227522074"/>
      <w:ins w:id="468" w:author="Hsien-Hsin Lee" w:date="2026-04-19T20:13:00Z" w16du:dateUtc="2026-04-20T00:13:00Z">
        <w:r>
          <w:lastRenderedPageBreak/>
          <w:t xml:space="preserve">Table </w:t>
        </w:r>
        <w:r>
          <w:fldChar w:fldCharType="begin"/>
        </w:r>
        <w:r>
          <w:instrText xml:space="preserve"> SEQ Table \* ARABIC </w:instrText>
        </w:r>
      </w:ins>
      <w:r>
        <w:fldChar w:fldCharType="separate"/>
      </w:r>
      <w:r w:rsidR="007E7FF0">
        <w:rPr>
          <w:noProof/>
        </w:rPr>
        <w:t>2</w:t>
      </w:r>
      <w:ins w:id="469" w:author="Hsien-Hsin Lee" w:date="2026-04-19T20:13:00Z" w16du:dateUtc="2026-04-20T00:13:00Z">
        <w:r>
          <w:fldChar w:fldCharType="end"/>
        </w:r>
        <w:bookmarkEnd w:id="467"/>
        <w:r>
          <w:t>. LOS-based K-means Clustering</w:t>
        </w:r>
      </w:ins>
      <w:ins w:id="470" w:author="Hsien-Hsin Lee" w:date="2026-04-19T20:22:00Z" w16du:dateUtc="2026-04-20T00:22:00Z">
        <w:r w:rsidR="00422408">
          <w:t xml:space="preserve"> for dogs</w:t>
        </w:r>
      </w:ins>
    </w:p>
    <w:p w14:paraId="28E37B7E" w14:textId="32E76518" w:rsidR="00AB4F32" w:rsidRDefault="00F54C8D">
      <w:pPr>
        <w:pStyle w:val="Heading1"/>
      </w:pPr>
      <w:r>
        <w:t xml:space="preserve">4.  Discussion </w:t>
      </w:r>
      <w:ins w:id="471" w:author="Hsien-Hsin Lee" w:date="2026-04-19T20:17:00Z" w16du:dateUtc="2026-04-20T00:17:00Z">
        <w:r w:rsidR="006C717F">
          <w:t>and</w:t>
        </w:r>
      </w:ins>
      <w:del w:id="472" w:author="Hsien-Hsin Lee" w:date="2026-04-19T20:17:00Z" w16du:dateUtc="2026-04-20T00:17:00Z">
        <w:r w:rsidDel="006C717F">
          <w:delText>&amp;</w:delText>
        </w:r>
      </w:del>
      <w:r>
        <w:t xml:space="preserve"> Conclusion</w:t>
      </w:r>
    </w:p>
    <w:p w14:paraId="3A0563DF" w14:textId="77777777" w:rsidR="00AB4F32" w:rsidRDefault="00F54C8D">
      <w:pPr>
        <w:pStyle w:val="Heading2"/>
      </w:pPr>
      <w:r>
        <w:t>4.1  Key Insights</w:t>
      </w:r>
    </w:p>
    <w:p w14:paraId="7BD52658" w14:textId="4FE928B3" w:rsidR="00AB4F32" w:rsidRDefault="00F54C8D">
      <w:pPr>
        <w:spacing w:after="100" w:line="264" w:lineRule="auto"/>
        <w:jc w:val="both"/>
      </w:pPr>
      <w:r>
        <w:rPr>
          <w:color w:val="333333"/>
        </w:rPr>
        <w:t xml:space="preserve">Three findings carry direct operational significance for shelter management. First, age and breed </w:t>
      </w:r>
      <w:r w:rsidR="00DB294D">
        <w:rPr>
          <w:color w:val="333333"/>
        </w:rPr>
        <w:t xml:space="preserve">are the </w:t>
      </w:r>
      <w:r>
        <w:rPr>
          <w:color w:val="333333"/>
        </w:rPr>
        <w:t>domina</w:t>
      </w:r>
      <w:r w:rsidR="00DB294D">
        <w:rPr>
          <w:color w:val="333333"/>
        </w:rPr>
        <w:t>nt drovers of</w:t>
      </w:r>
      <w:r>
        <w:rPr>
          <w:color w:val="333333"/>
        </w:rPr>
        <w:t xml:space="preserve"> adoption speed, and both are observable at intake without </w:t>
      </w:r>
      <w:r w:rsidR="00DB294D">
        <w:rPr>
          <w:color w:val="333333"/>
        </w:rPr>
        <w:t xml:space="preserve">requiring </w:t>
      </w:r>
      <w:r>
        <w:rPr>
          <w:color w:val="333333"/>
        </w:rPr>
        <w:t>any behavioral assessment</w:t>
      </w:r>
      <w:r w:rsidR="00DB294D">
        <w:rPr>
          <w:color w:val="333333"/>
        </w:rPr>
        <w:t xml:space="preserve">. This enables </w:t>
      </w:r>
      <w:r>
        <w:rPr>
          <w:color w:val="333333"/>
        </w:rPr>
        <w:t xml:space="preserve">shelters </w:t>
      </w:r>
      <w:r w:rsidR="00DB294D">
        <w:rPr>
          <w:color w:val="333333"/>
        </w:rPr>
        <w:t>to</w:t>
      </w:r>
      <w:r>
        <w:rPr>
          <w:color w:val="333333"/>
        </w:rPr>
        <w:t xml:space="preserve"> identify high-risk </w:t>
      </w:r>
      <w:r w:rsidR="00DB294D">
        <w:rPr>
          <w:color w:val="333333"/>
        </w:rPr>
        <w:t xml:space="preserve">dogs or </w:t>
      </w:r>
      <w:r>
        <w:rPr>
          <w:color w:val="333333"/>
        </w:rPr>
        <w:t>animals within minutes of arrival and act immediately</w:t>
      </w:r>
      <w:r w:rsidR="00DB294D">
        <w:rPr>
          <w:color w:val="333333"/>
        </w:rPr>
        <w:t>,</w:t>
      </w:r>
      <w:r>
        <w:rPr>
          <w:color w:val="333333"/>
        </w:rPr>
        <w:t xml:space="preserve"> rather than</w:t>
      </w:r>
      <w:r w:rsidR="00DB294D">
        <w:rPr>
          <w:color w:val="333333"/>
        </w:rPr>
        <w:t xml:space="preserve"> reacting</w:t>
      </w:r>
      <w:r>
        <w:rPr>
          <w:color w:val="333333"/>
        </w:rPr>
        <w:t xml:space="preserve"> </w:t>
      </w:r>
      <w:r w:rsidR="00DB294D">
        <w:rPr>
          <w:color w:val="333333"/>
        </w:rPr>
        <w:t xml:space="preserve">after </w:t>
      </w:r>
      <w:r>
        <w:rPr>
          <w:color w:val="333333"/>
        </w:rPr>
        <w:t xml:space="preserve">weeks of </w:t>
      </w:r>
      <w:r w:rsidR="00DB294D">
        <w:rPr>
          <w:color w:val="333333"/>
        </w:rPr>
        <w:t>unsuccessful</w:t>
      </w:r>
      <w:r>
        <w:rPr>
          <w:color w:val="333333"/>
        </w:rPr>
        <w:t xml:space="preserve"> adoption</w:t>
      </w:r>
      <w:r w:rsidR="00DB294D">
        <w:rPr>
          <w:color w:val="333333"/>
        </w:rPr>
        <w:t xml:space="preserve"> attempts</w:t>
      </w:r>
      <w:r>
        <w:rPr>
          <w:color w:val="333333"/>
        </w:rPr>
        <w:t>. Second, the naming effect (ranked third in SHAP importance) suggests that assigning memorable names to unnamed animals at intake may measurably reduce LOS at near-zero cost</w:t>
      </w:r>
      <w:r w:rsidR="005B22F4">
        <w:rPr>
          <w:color w:val="333333"/>
        </w:rPr>
        <w:t>. This represents a simple,</w:t>
      </w:r>
      <w:r>
        <w:rPr>
          <w:color w:val="333333"/>
        </w:rPr>
        <w:t xml:space="preserve"> immediately actionable policy</w:t>
      </w:r>
      <w:r w:rsidR="005B22F4">
        <w:rPr>
          <w:color w:val="333333"/>
        </w:rPr>
        <w:t xml:space="preserve"> lever</w:t>
      </w:r>
      <w:r>
        <w:rPr>
          <w:color w:val="333333"/>
        </w:rPr>
        <w:t xml:space="preserve"> that requires no </w:t>
      </w:r>
      <w:r w:rsidR="00037B0E">
        <w:rPr>
          <w:color w:val="333333"/>
        </w:rPr>
        <w:t>additional technology</w:t>
      </w:r>
      <w:r>
        <w:rPr>
          <w:color w:val="333333"/>
        </w:rPr>
        <w:t xml:space="preserve"> or budget. Third, the </w:t>
      </w:r>
      <w:r w:rsidR="00C00189">
        <w:rPr>
          <w:color w:val="333333"/>
        </w:rPr>
        <w:t xml:space="preserve">disparity associated with </w:t>
      </w:r>
      <w:r>
        <w:rPr>
          <w:color w:val="333333"/>
        </w:rPr>
        <w:t>bull</w:t>
      </w:r>
      <w:r w:rsidR="00C00189">
        <w:rPr>
          <w:color w:val="333333"/>
        </w:rPr>
        <w:t>y-type</w:t>
      </w:r>
      <w:r>
        <w:rPr>
          <w:color w:val="333333"/>
        </w:rPr>
        <w:t xml:space="preserve"> breed</w:t>
      </w:r>
      <w:r w:rsidR="00C00189">
        <w:rPr>
          <w:color w:val="333333"/>
        </w:rPr>
        <w:t>s</w:t>
      </w:r>
      <w:r>
        <w:rPr>
          <w:color w:val="333333"/>
        </w:rPr>
        <w:t xml:space="preserve"> </w:t>
      </w:r>
      <w:r w:rsidR="00C00189">
        <w:rPr>
          <w:color w:val="333333"/>
        </w:rPr>
        <w:t>is</w:t>
      </w:r>
      <w:r>
        <w:rPr>
          <w:color w:val="333333"/>
        </w:rPr>
        <w:t xml:space="preserve"> </w:t>
      </w:r>
      <w:r w:rsidR="00C00189">
        <w:rPr>
          <w:color w:val="333333"/>
        </w:rPr>
        <w:t>substantial</w:t>
      </w:r>
      <w:r>
        <w:rPr>
          <w:color w:val="333333"/>
        </w:rPr>
        <w:t xml:space="preserve">: without proactive intervention beginning on day one, these animals </w:t>
      </w:r>
      <w:r w:rsidR="00CE17F0">
        <w:rPr>
          <w:color w:val="333333"/>
        </w:rPr>
        <w:t>tend to experience significantly longer</w:t>
      </w:r>
      <w:r>
        <w:rPr>
          <w:color w:val="333333"/>
        </w:rPr>
        <w:t xml:space="preserve"> shelter </w:t>
      </w:r>
      <w:r w:rsidR="00CE17F0">
        <w:rPr>
          <w:color w:val="333333"/>
        </w:rPr>
        <w:t>stays,</w:t>
      </w:r>
      <w:r>
        <w:rPr>
          <w:color w:val="333333"/>
        </w:rPr>
        <w:t xml:space="preserve"> regardless of their individual temperament or </w:t>
      </w:r>
      <w:r w:rsidR="00CE17F0">
        <w:rPr>
          <w:color w:val="333333"/>
        </w:rPr>
        <w:t>health condition</w:t>
      </w:r>
      <w:r>
        <w:rPr>
          <w:color w:val="333333"/>
        </w:rPr>
        <w:t>.</w:t>
      </w:r>
    </w:p>
    <w:p w14:paraId="3B2CF0FC" w14:textId="77777777" w:rsidR="00AB4F32" w:rsidRDefault="00F54C8D">
      <w:pPr>
        <w:pStyle w:val="Heading2"/>
      </w:pPr>
      <w:r>
        <w:t>4.2  Limitations</w:t>
      </w:r>
    </w:p>
    <w:p w14:paraId="0F1A4CA5" w14:textId="77777777" w:rsidR="000F1D44" w:rsidRDefault="00F54C8D">
      <w:pPr>
        <w:spacing w:after="100" w:line="264" w:lineRule="auto"/>
        <w:jc w:val="both"/>
        <w:rPr>
          <w:color w:val="333333"/>
        </w:rPr>
      </w:pPr>
      <w:r>
        <w:rPr>
          <w:color w:val="333333"/>
        </w:rPr>
        <w:t xml:space="preserve">The model is trained exclusively on </w:t>
      </w:r>
      <w:r w:rsidR="00885B9E">
        <w:rPr>
          <w:color w:val="333333"/>
        </w:rPr>
        <w:t xml:space="preserve">data from </w:t>
      </w:r>
      <w:r>
        <w:rPr>
          <w:color w:val="333333"/>
        </w:rPr>
        <w:t>Austin</w:t>
      </w:r>
      <w:r w:rsidR="004D12CF">
        <w:rPr>
          <w:color w:val="333333"/>
        </w:rPr>
        <w:t xml:space="preserve"> Animal Center</w:t>
      </w:r>
      <w:r w:rsidR="0063297A">
        <w:rPr>
          <w:color w:val="333333"/>
        </w:rPr>
        <w:t xml:space="preserve"> (AAC)</w:t>
      </w:r>
      <w:r w:rsidR="00723B25">
        <w:rPr>
          <w:color w:val="333333"/>
        </w:rPr>
        <w:t xml:space="preserve"> Shelter</w:t>
      </w:r>
      <w:r w:rsidR="00EF4702">
        <w:rPr>
          <w:color w:val="333333"/>
        </w:rPr>
        <w:t xml:space="preserve">. Although the data were collected </w:t>
      </w:r>
      <w:r w:rsidR="00130DB9">
        <w:rPr>
          <w:color w:val="333333"/>
        </w:rPr>
        <w:t xml:space="preserve">across a span of 12 years, </w:t>
      </w:r>
      <w:r>
        <w:rPr>
          <w:color w:val="333333"/>
        </w:rPr>
        <w:t xml:space="preserve">its generalizability to shelters in different geographic, demographic, or policy contexts </w:t>
      </w:r>
      <w:r w:rsidR="00130DB9">
        <w:rPr>
          <w:color w:val="333333"/>
        </w:rPr>
        <w:t>is</w:t>
      </w:r>
      <w:r>
        <w:rPr>
          <w:color w:val="333333"/>
        </w:rPr>
        <w:t xml:space="preserve"> untested. A log</w:t>
      </w:r>
      <w:r w:rsidR="00130DB9">
        <w:rPr>
          <w:color w:val="333333"/>
        </w:rPr>
        <w:t>-scale</w:t>
      </w:r>
      <w:r>
        <w:rPr>
          <w:color w:val="333333"/>
        </w:rPr>
        <w:t xml:space="preserve"> R² of 0.361</w:t>
      </w:r>
      <w:r w:rsidR="00130DB9">
        <w:rPr>
          <w:color w:val="333333"/>
        </w:rPr>
        <w:t xml:space="preserve"> (from our dog-only model)</w:t>
      </w:r>
      <w:r>
        <w:rPr>
          <w:color w:val="333333"/>
        </w:rPr>
        <w:t xml:space="preserve"> reflects substantial unexplained variance, largely attributable to factors </w:t>
      </w:r>
      <w:r w:rsidR="002928D9">
        <w:rPr>
          <w:color w:val="333333"/>
        </w:rPr>
        <w:t>not captured</w:t>
      </w:r>
      <w:r>
        <w:rPr>
          <w:color w:val="333333"/>
        </w:rPr>
        <w:t xml:space="preserve"> at </w:t>
      </w:r>
      <w:r w:rsidR="002928D9">
        <w:rPr>
          <w:color w:val="333333"/>
        </w:rPr>
        <w:t>intake, such as</w:t>
      </w:r>
      <w:r>
        <w:rPr>
          <w:color w:val="333333"/>
        </w:rPr>
        <w:t xml:space="preserve"> an animal’s temperament, energy level, leash manners, and </w:t>
      </w:r>
      <w:r w:rsidR="002928D9">
        <w:rPr>
          <w:color w:val="333333"/>
        </w:rPr>
        <w:t>interaction</w:t>
      </w:r>
      <w:r w:rsidR="00A52022">
        <w:rPr>
          <w:color w:val="333333"/>
        </w:rPr>
        <w:t>s</w:t>
      </w:r>
      <w:r>
        <w:rPr>
          <w:color w:val="333333"/>
        </w:rPr>
        <w:t xml:space="preserve"> with children </w:t>
      </w:r>
      <w:r w:rsidR="00A52022">
        <w:rPr>
          <w:color w:val="333333"/>
        </w:rPr>
        <w:t>or</w:t>
      </w:r>
      <w:r>
        <w:rPr>
          <w:color w:val="333333"/>
        </w:rPr>
        <w:t xml:space="preserve"> other animals</w:t>
      </w:r>
      <w:r w:rsidR="00A52022">
        <w:rPr>
          <w:color w:val="333333"/>
        </w:rPr>
        <w:t>. All of which are critical</w:t>
      </w:r>
      <w:r>
        <w:rPr>
          <w:color w:val="333333"/>
        </w:rPr>
        <w:t xml:space="preserve"> to adoption decisions but absent from</w:t>
      </w:r>
      <w:r w:rsidR="00A52022">
        <w:rPr>
          <w:color w:val="333333"/>
        </w:rPr>
        <w:t xml:space="preserve"> the</w:t>
      </w:r>
      <w:r>
        <w:rPr>
          <w:color w:val="333333"/>
        </w:rPr>
        <w:t xml:space="preserve"> intake record</w:t>
      </w:r>
      <w:r w:rsidR="00A52022">
        <w:rPr>
          <w:color w:val="333333"/>
        </w:rPr>
        <w:t>s we used for model training</w:t>
      </w:r>
      <w:r>
        <w:rPr>
          <w:color w:val="333333"/>
        </w:rPr>
        <w:t xml:space="preserve">. </w:t>
      </w:r>
    </w:p>
    <w:p w14:paraId="4625C67E" w14:textId="24E9EDF7" w:rsidR="00AB4F32" w:rsidRDefault="00F54C8D">
      <w:pPr>
        <w:spacing w:after="100" w:line="264" w:lineRule="auto"/>
        <w:jc w:val="both"/>
      </w:pPr>
      <w:r>
        <w:rPr>
          <w:color w:val="333333"/>
        </w:rPr>
        <w:t>The model also systematically underpredicts very long stays (&gt;100 days)</w:t>
      </w:r>
      <w:r w:rsidR="000F1D44">
        <w:rPr>
          <w:color w:val="333333"/>
        </w:rPr>
        <w:t xml:space="preserve">, which represent the most operationally challenging </w:t>
      </w:r>
      <w:r>
        <w:rPr>
          <w:color w:val="333333"/>
        </w:rPr>
        <w:t>cases. Finally, the observed naming correlation may reflect reverse causation: experienced staff may instinctively name animals they sense are likely to be adopted quickly, rather than naming itself driving adoption success.</w:t>
      </w:r>
    </w:p>
    <w:p w14:paraId="323CAC89" w14:textId="77777777" w:rsidR="00AB4F32" w:rsidRDefault="00F54C8D">
      <w:pPr>
        <w:pStyle w:val="Heading2"/>
      </w:pPr>
      <w:r>
        <w:t>4.3  Future Directions &amp; Implications</w:t>
      </w:r>
    </w:p>
    <w:p w14:paraId="5CB3D8A9" w14:textId="65FED54E" w:rsidR="00AB4F32" w:rsidRDefault="00F54C8D">
      <w:pPr>
        <w:spacing w:after="100" w:line="264" w:lineRule="auto"/>
        <w:jc w:val="both"/>
      </w:pPr>
      <w:r>
        <w:rPr>
          <w:color w:val="333333"/>
        </w:rPr>
        <w:t>Future work could incorporate image-based features</w:t>
      </w:r>
      <w:r w:rsidR="00C25EFE">
        <w:rPr>
          <w:color w:val="333333"/>
        </w:rPr>
        <w:t xml:space="preserve">, such as </w:t>
      </w:r>
      <w:r>
        <w:rPr>
          <w:color w:val="333333"/>
        </w:rPr>
        <w:t xml:space="preserve">photo quality, </w:t>
      </w:r>
      <w:r w:rsidR="00C25EFE">
        <w:rPr>
          <w:color w:val="333333"/>
        </w:rPr>
        <w:t xml:space="preserve">animal </w:t>
      </w:r>
      <w:r>
        <w:rPr>
          <w:color w:val="333333"/>
        </w:rPr>
        <w:t xml:space="preserve">expression, lighting, and </w:t>
      </w:r>
      <w:r w:rsidR="00C25EFE">
        <w:rPr>
          <w:color w:val="333333"/>
        </w:rPr>
        <w:t xml:space="preserve">framing, </w:t>
      </w:r>
      <w:r>
        <w:rPr>
          <w:color w:val="333333"/>
        </w:rPr>
        <w:t>which have been shown to influence online adoption interest. Ex</w:t>
      </w:r>
      <w:r w:rsidR="00C25EFE">
        <w:rPr>
          <w:color w:val="333333"/>
        </w:rPr>
        <w:t>panding</w:t>
      </w:r>
      <w:r>
        <w:rPr>
          <w:color w:val="333333"/>
        </w:rPr>
        <w:t xml:space="preserve"> the </w:t>
      </w:r>
      <w:r w:rsidR="00C25EFE">
        <w:rPr>
          <w:color w:val="333333"/>
        </w:rPr>
        <w:t xml:space="preserve">model </w:t>
      </w:r>
      <w:r>
        <w:rPr>
          <w:color w:val="333333"/>
        </w:rPr>
        <w:t xml:space="preserve">to multi-shelter datasets across different cities and shelter policies would </w:t>
      </w:r>
      <w:r w:rsidR="00C25EFE">
        <w:rPr>
          <w:color w:val="333333"/>
        </w:rPr>
        <w:t>enable a more rigorous</w:t>
      </w:r>
      <w:r>
        <w:rPr>
          <w:color w:val="333333"/>
        </w:rPr>
        <w:t xml:space="preserve"> </w:t>
      </w:r>
      <w:r w:rsidR="00A16BBD">
        <w:rPr>
          <w:color w:val="333333"/>
        </w:rPr>
        <w:t xml:space="preserve">assessment of </w:t>
      </w:r>
      <w:r>
        <w:rPr>
          <w:color w:val="333333"/>
        </w:rPr>
        <w:t xml:space="preserve">geographic generalizability. </w:t>
      </w:r>
      <w:r w:rsidR="00A16BBD">
        <w:rPr>
          <w:color w:val="333333"/>
        </w:rPr>
        <w:t>In addition,</w:t>
      </w:r>
      <w:r>
        <w:rPr>
          <w:color w:val="333333"/>
        </w:rPr>
        <w:t xml:space="preserve"> </w:t>
      </w:r>
      <w:r w:rsidR="00A16BBD">
        <w:rPr>
          <w:color w:val="333333"/>
        </w:rPr>
        <w:t xml:space="preserve">a </w:t>
      </w:r>
      <w:r>
        <w:rPr>
          <w:color w:val="333333"/>
        </w:rPr>
        <w:t>dynamically updating model that revises LOS predictions as animals acc</w:t>
      </w:r>
      <w:r w:rsidR="00A16BBD">
        <w:rPr>
          <w:color w:val="333333"/>
        </w:rPr>
        <w:t>rue</w:t>
      </w:r>
      <w:r>
        <w:rPr>
          <w:color w:val="333333"/>
        </w:rPr>
        <w:t xml:space="preserve"> time</w:t>
      </w:r>
      <w:r w:rsidR="00A16BBD">
        <w:rPr>
          <w:color w:val="333333"/>
        </w:rPr>
        <w:t xml:space="preserve"> in shelter</w:t>
      </w:r>
      <w:r>
        <w:rPr>
          <w:color w:val="333333"/>
        </w:rPr>
        <w:t xml:space="preserve"> could substantially improve accuracy for the long-stay </w:t>
      </w:r>
      <w:r w:rsidR="00A16BBD">
        <w:rPr>
          <w:color w:val="333333"/>
        </w:rPr>
        <w:t>cases that are most challenging to resolve.</w:t>
      </w:r>
      <w:r>
        <w:rPr>
          <w:color w:val="333333"/>
        </w:rPr>
        <w:t xml:space="preserve"> </w:t>
      </w:r>
    </w:p>
    <w:p w14:paraId="7A8BC3E0" w14:textId="0E4D6C3C" w:rsidR="00AB4F32" w:rsidRDefault="00F54C8D">
      <w:pPr>
        <w:spacing w:after="100" w:line="264" w:lineRule="auto"/>
        <w:jc w:val="both"/>
      </w:pPr>
      <w:r>
        <w:rPr>
          <w:color w:val="333333"/>
        </w:rPr>
        <w:t xml:space="preserve">Even at moderate predictive accuracy, </w:t>
      </w:r>
      <w:r w:rsidR="00AC0DB0">
        <w:rPr>
          <w:color w:val="333333"/>
        </w:rPr>
        <w:t>“</w:t>
      </w:r>
      <w:r>
        <w:rPr>
          <w:color w:val="333333"/>
        </w:rPr>
        <w:t>Take Me Home</w:t>
      </w:r>
      <w:r w:rsidR="00AC0DB0">
        <w:rPr>
          <w:color w:val="333333"/>
        </w:rPr>
        <w:t>”</w:t>
      </w:r>
      <w:r>
        <w:rPr>
          <w:color w:val="333333"/>
        </w:rPr>
        <w:t xml:space="preserve"> enables a </w:t>
      </w:r>
      <w:r w:rsidR="00A01888">
        <w:rPr>
          <w:color w:val="333333"/>
        </w:rPr>
        <w:t xml:space="preserve">structured </w:t>
      </w:r>
      <w:r>
        <w:rPr>
          <w:color w:val="333333"/>
        </w:rPr>
        <w:t>form of risk</w:t>
      </w:r>
      <w:r w:rsidR="00A01888">
        <w:rPr>
          <w:color w:val="333333"/>
        </w:rPr>
        <w:t>-based</w:t>
      </w:r>
      <w:r>
        <w:rPr>
          <w:color w:val="333333"/>
        </w:rPr>
        <w:t xml:space="preserve"> triage that is currently absent from most shelter workflows. </w:t>
      </w:r>
      <w:r w:rsidR="00A01888">
        <w:rPr>
          <w:color w:val="333333"/>
        </w:rPr>
        <w:t>By flagging the top quintile of predicted long-stay animals for proactive intervention on intake day</w:t>
      </w:r>
      <w:r w:rsidR="003049D0">
        <w:rPr>
          <w:color w:val="333333"/>
        </w:rPr>
        <w:t>,</w:t>
      </w:r>
      <w:r w:rsidR="00A01888">
        <w:rPr>
          <w:color w:val="333333"/>
        </w:rPr>
        <w:t xml:space="preserve"> </w:t>
      </w:r>
      <w:r w:rsidR="003049D0">
        <w:rPr>
          <w:color w:val="333333"/>
        </w:rPr>
        <w:t>rather than weeks into their stay,</w:t>
      </w:r>
      <w:r>
        <w:rPr>
          <w:color w:val="333333"/>
        </w:rPr>
        <w:t xml:space="preserve"> shelter</w:t>
      </w:r>
      <w:r w:rsidR="003049D0">
        <w:rPr>
          <w:color w:val="333333"/>
        </w:rPr>
        <w:t>s</w:t>
      </w:r>
      <w:r>
        <w:rPr>
          <w:color w:val="333333"/>
        </w:rPr>
        <w:t xml:space="preserve"> </w:t>
      </w:r>
      <w:r w:rsidR="003049D0">
        <w:rPr>
          <w:color w:val="333333"/>
        </w:rPr>
        <w:t>may</w:t>
      </w:r>
      <w:r w:rsidR="00983B6E">
        <w:rPr>
          <w:color w:val="333333"/>
        </w:rPr>
        <w:t xml:space="preserve"> effectively improve outcomes</w:t>
      </w:r>
      <w:r>
        <w:rPr>
          <w:color w:val="333333"/>
        </w:rPr>
        <w:t>. The model’s interpretability via SHAP attribution and cluster</w:t>
      </w:r>
      <w:r w:rsidR="00983B6E">
        <w:rPr>
          <w:color w:val="333333"/>
        </w:rPr>
        <w:t>-based</w:t>
      </w:r>
      <w:r>
        <w:rPr>
          <w:color w:val="333333"/>
        </w:rPr>
        <w:t xml:space="preserve"> </w:t>
      </w:r>
      <w:r w:rsidR="00983B6E">
        <w:rPr>
          <w:color w:val="333333"/>
        </w:rPr>
        <w:t>segmentation further ensures that predictions are actionable for non</w:t>
      </w:r>
      <w:r>
        <w:rPr>
          <w:color w:val="333333"/>
        </w:rPr>
        <w:t>-technical</w:t>
      </w:r>
      <w:r w:rsidR="00983B6E">
        <w:rPr>
          <w:color w:val="333333"/>
        </w:rPr>
        <w:t xml:space="preserve"> </w:t>
      </w:r>
      <w:r>
        <w:rPr>
          <w:color w:val="333333"/>
        </w:rPr>
        <w:t xml:space="preserve">staff, </w:t>
      </w:r>
      <w:r w:rsidR="00983B6E">
        <w:rPr>
          <w:color w:val="333333"/>
        </w:rPr>
        <w:t xml:space="preserve">helping </w:t>
      </w:r>
      <w:r>
        <w:rPr>
          <w:color w:val="333333"/>
        </w:rPr>
        <w:t>bridg</w:t>
      </w:r>
      <w:r w:rsidR="00983B6E">
        <w:rPr>
          <w:color w:val="333333"/>
        </w:rPr>
        <w:t>e</w:t>
      </w:r>
      <w:r>
        <w:rPr>
          <w:color w:val="333333"/>
        </w:rPr>
        <w:t xml:space="preserve"> the gap between machine learning </w:t>
      </w:r>
      <w:r w:rsidR="00983B6E">
        <w:rPr>
          <w:color w:val="333333"/>
        </w:rPr>
        <w:t>outputs</w:t>
      </w:r>
      <w:r>
        <w:rPr>
          <w:color w:val="333333"/>
        </w:rPr>
        <w:t xml:space="preserve"> and real-world shelter operation</w:t>
      </w:r>
      <w:r w:rsidR="00983B6E">
        <w:rPr>
          <w:color w:val="333333"/>
        </w:rPr>
        <w:t xml:space="preserve">al decisions </w:t>
      </w:r>
      <w:r>
        <w:rPr>
          <w:color w:val="333333"/>
        </w:rPr>
        <w:t>where every day matters.</w:t>
      </w:r>
    </w:p>
    <w:p w14:paraId="5EE66B93" w14:textId="42873269" w:rsidR="00AB4F32" w:rsidRDefault="00F54C8D">
      <w:pPr>
        <w:pBdr>
          <w:top w:val="single" w:sz="4" w:space="4" w:color="DDDDDD"/>
        </w:pBdr>
        <w:spacing w:before="200"/>
      </w:pPr>
      <w:del w:id="473" w:author="Hsien-Hsin Lee" w:date="2026-04-19T17:11:00Z" w16du:dateUtc="2026-04-19T21:11:00Z">
        <w:r w:rsidDel="00413C69">
          <w:rPr>
            <w:color w:val="767676"/>
            <w:sz w:val="18"/>
            <w:szCs w:val="18"/>
          </w:rPr>
          <w:delText xml:space="preserve">Data: Austin Animal Center Open Data Portal (City of Austin)  ·  </w:delText>
        </w:r>
      </w:del>
      <w:r>
        <w:rPr>
          <w:color w:val="767676"/>
          <w:sz w:val="18"/>
          <w:szCs w:val="18"/>
        </w:rPr>
        <w:t>Live</w:t>
      </w:r>
      <w:r w:rsidR="00CE351C">
        <w:rPr>
          <w:color w:val="767676"/>
          <w:sz w:val="18"/>
          <w:szCs w:val="18"/>
        </w:rPr>
        <w:t xml:space="preserve"> pilot web</w:t>
      </w:r>
      <w:r>
        <w:rPr>
          <w:color w:val="767676"/>
          <w:sz w:val="18"/>
          <w:szCs w:val="18"/>
        </w:rPr>
        <w:t>: hsienhsinlee.github.io/dogs/</w:t>
      </w:r>
    </w:p>
    <w:sectPr w:rsidR="00AB4F32">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62017" w14:textId="77777777" w:rsidR="00233C33" w:rsidRDefault="00233C33">
      <w:r>
        <w:separator/>
      </w:r>
    </w:p>
  </w:endnote>
  <w:endnote w:type="continuationSeparator" w:id="0">
    <w:p w14:paraId="1C331C94" w14:textId="77777777" w:rsidR="00233C33" w:rsidRDefault="00233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62C4" w14:textId="77777777" w:rsidR="00AB4F32" w:rsidRDefault="00F54C8D">
    <w:pPr>
      <w:pBdr>
        <w:top w:val="single" w:sz="4" w:space="4" w:color="DDDDDD"/>
      </w:pBdr>
      <w:jc w:val="center"/>
    </w:pPr>
    <w:r>
      <w:rPr>
        <w:color w:val="767676"/>
        <w:sz w:val="18"/>
        <w:szCs w:val="18"/>
      </w:rPr>
      <w:t xml:space="preserve">Page </w:t>
    </w:r>
    <w:r>
      <w:rPr>
        <w:color w:val="767676"/>
        <w:sz w:val="18"/>
        <w:szCs w:val="18"/>
      </w:rPr>
      <w:fldChar w:fldCharType="begin"/>
    </w:r>
    <w:r>
      <w:rPr>
        <w:color w:val="767676"/>
        <w:sz w:val="18"/>
        <w:szCs w:val="18"/>
      </w:rPr>
      <w:instrText>PAGE</w:instrText>
    </w:r>
    <w:r>
      <w:rPr>
        <w:color w:val="767676"/>
        <w:sz w:val="18"/>
        <w:szCs w:val="18"/>
      </w:rPr>
      <w:fldChar w:fldCharType="separate"/>
    </w:r>
    <w:r w:rsidR="00C34C77">
      <w:rPr>
        <w:noProof/>
        <w:color w:val="767676"/>
        <w:sz w:val="18"/>
        <w:szCs w:val="18"/>
      </w:rPr>
      <w:t>1</w:t>
    </w:r>
    <w:r>
      <w:rPr>
        <w:color w:val="767676"/>
        <w:sz w:val="18"/>
        <w:szCs w:val="18"/>
      </w:rPr>
      <w:fldChar w:fldCharType="end"/>
    </w:r>
    <w:r>
      <w:rPr>
        <w:color w:val="767676"/>
        <w:sz w:val="18"/>
        <w:szCs w:val="18"/>
      </w:rPr>
      <w:t xml:space="preserve"> of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CCA05" w14:textId="77777777" w:rsidR="00233C33" w:rsidRDefault="00233C33">
      <w:r>
        <w:separator/>
      </w:r>
    </w:p>
  </w:footnote>
  <w:footnote w:type="continuationSeparator" w:id="0">
    <w:p w14:paraId="20B62EA0" w14:textId="77777777" w:rsidR="00233C33" w:rsidRDefault="00233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3AA06" w14:textId="6A2827D2" w:rsidR="00AB4F32" w:rsidRDefault="00F54C8D">
    <w:pPr>
      <w:pBdr>
        <w:bottom w:val="single" w:sz="6" w:space="4" w:color="2E75B6"/>
      </w:pBdr>
      <w:spacing w:after="60"/>
      <w:jc w:val="right"/>
    </w:pPr>
    <w:r>
      <w:rPr>
        <w:color w:val="767676"/>
        <w:sz w:val="18"/>
        <w:szCs w:val="18"/>
      </w:rPr>
      <w:t>Take Me</w:t>
    </w:r>
    <w:ins w:id="474" w:author="Hsien-Hsin Lee" w:date="2026-04-19T20:35:00Z" w16du:dateUtc="2026-04-20T00:35:00Z">
      <w:r w:rsidR="00783BB6">
        <w:rPr>
          <w:color w:val="767676"/>
          <w:sz w:val="18"/>
          <w:szCs w:val="18"/>
        </w:rPr>
        <w:t xml:space="preserve"> </w:t>
      </w:r>
      <w:r w:rsidR="00783BB6">
        <w:rPr>
          <w:b/>
          <w:bCs/>
          <w:noProof/>
          <w:sz w:val="32"/>
          <w:szCs w:val="32"/>
        </w:rPr>
        <w:drawing>
          <wp:inline distT="0" distB="0" distL="0" distR="0" wp14:anchorId="218C9170" wp14:editId="627E5E48">
            <wp:extent cx="154004" cy="154004"/>
            <wp:effectExtent l="0" t="0" r="0" b="0"/>
            <wp:docPr id="571174079" name="Graphic 2" descr="Pupp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79253" name="Graphic 580279253" descr="Puppy with solid fill"/>
                    <pic:cNvPicPr/>
                  </pic:nvPicPr>
                  <pic:blipFill>
                    <a:blip r:embed="rId1">
                      <a:extLst>
                        <a:ext uri="{96DAC541-7B7A-43D3-8B79-37D633B846F1}">
                          <asvg:svgBlip xmlns:asvg="http://schemas.microsoft.com/office/drawing/2016/SVG/main" r:embed="rId2"/>
                        </a:ext>
                      </a:extLst>
                    </a:blip>
                    <a:stretch>
                      <a:fillRect/>
                    </a:stretch>
                  </pic:blipFill>
                  <pic:spPr>
                    <a:xfrm>
                      <a:off x="0" y="0"/>
                      <a:ext cx="158393" cy="158393"/>
                    </a:xfrm>
                    <a:prstGeom prst="rect">
                      <a:avLst/>
                    </a:prstGeom>
                  </pic:spPr>
                </pic:pic>
              </a:graphicData>
            </a:graphic>
          </wp:inline>
        </w:drawing>
      </w:r>
    </w:ins>
    <w:r>
      <w:rPr>
        <w:color w:val="767676"/>
        <w:sz w:val="18"/>
        <w:szCs w:val="18"/>
      </w:rPr>
      <w:t xml:space="preserve"> </w:t>
    </w:r>
    <w:proofErr w:type="gramStart"/>
    <w:r>
      <w:rPr>
        <w:color w:val="767676"/>
        <w:sz w:val="18"/>
        <w:szCs w:val="18"/>
      </w:rPr>
      <w:t>Home  |</w:t>
    </w:r>
    <w:proofErr w:type="gramEnd"/>
    <w:r>
      <w:rPr>
        <w:color w:val="767676"/>
        <w:sz w:val="18"/>
        <w:szCs w:val="18"/>
      </w:rPr>
      <w:t xml:space="preserve">  MIT 15.727 Analytical </w:t>
    </w:r>
    <w:proofErr w:type="gramStart"/>
    <w:r>
      <w:rPr>
        <w:color w:val="767676"/>
        <w:sz w:val="18"/>
        <w:szCs w:val="18"/>
      </w:rPr>
      <w:t>Edge  |</w:t>
    </w:r>
    <w:proofErr w:type="gramEnd"/>
    <w:r>
      <w:rPr>
        <w:color w:val="767676"/>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C737C"/>
    <w:multiLevelType w:val="hybridMultilevel"/>
    <w:tmpl w:val="DDB29554"/>
    <w:lvl w:ilvl="0" w:tplc="3FB0A876">
      <w:start w:val="1"/>
      <w:numFmt w:val="bullet"/>
      <w:lvlText w:val="●"/>
      <w:lvlJc w:val="left"/>
      <w:pPr>
        <w:ind w:left="720" w:hanging="360"/>
      </w:pPr>
    </w:lvl>
    <w:lvl w:ilvl="1" w:tplc="37040670">
      <w:start w:val="1"/>
      <w:numFmt w:val="bullet"/>
      <w:lvlText w:val="○"/>
      <w:lvlJc w:val="left"/>
      <w:pPr>
        <w:ind w:left="1440" w:hanging="360"/>
      </w:pPr>
    </w:lvl>
    <w:lvl w:ilvl="2" w:tplc="2F403AC0">
      <w:start w:val="1"/>
      <w:numFmt w:val="bullet"/>
      <w:lvlText w:val="■"/>
      <w:lvlJc w:val="left"/>
      <w:pPr>
        <w:ind w:left="2160" w:hanging="360"/>
      </w:pPr>
    </w:lvl>
    <w:lvl w:ilvl="3" w:tplc="2BD4CCDC">
      <w:start w:val="1"/>
      <w:numFmt w:val="bullet"/>
      <w:lvlText w:val="●"/>
      <w:lvlJc w:val="left"/>
      <w:pPr>
        <w:ind w:left="2880" w:hanging="360"/>
      </w:pPr>
    </w:lvl>
    <w:lvl w:ilvl="4" w:tplc="CC9C193C">
      <w:start w:val="1"/>
      <w:numFmt w:val="bullet"/>
      <w:lvlText w:val="○"/>
      <w:lvlJc w:val="left"/>
      <w:pPr>
        <w:ind w:left="3600" w:hanging="360"/>
      </w:pPr>
    </w:lvl>
    <w:lvl w:ilvl="5" w:tplc="8F902490">
      <w:start w:val="1"/>
      <w:numFmt w:val="bullet"/>
      <w:lvlText w:val="■"/>
      <w:lvlJc w:val="left"/>
      <w:pPr>
        <w:ind w:left="4320" w:hanging="360"/>
      </w:pPr>
    </w:lvl>
    <w:lvl w:ilvl="6" w:tplc="2E2E1DB4">
      <w:start w:val="1"/>
      <w:numFmt w:val="bullet"/>
      <w:lvlText w:val="●"/>
      <w:lvlJc w:val="left"/>
      <w:pPr>
        <w:ind w:left="5040" w:hanging="360"/>
      </w:pPr>
    </w:lvl>
    <w:lvl w:ilvl="7" w:tplc="E63408DC">
      <w:start w:val="1"/>
      <w:numFmt w:val="bullet"/>
      <w:lvlText w:val="●"/>
      <w:lvlJc w:val="left"/>
      <w:pPr>
        <w:ind w:left="5760" w:hanging="360"/>
      </w:pPr>
    </w:lvl>
    <w:lvl w:ilvl="8" w:tplc="5EBA95F0">
      <w:start w:val="1"/>
      <w:numFmt w:val="bullet"/>
      <w:lvlText w:val="●"/>
      <w:lvlJc w:val="left"/>
      <w:pPr>
        <w:ind w:left="6480" w:hanging="360"/>
      </w:pPr>
    </w:lvl>
  </w:abstractNum>
  <w:num w:numId="1" w16cid:durableId="120174917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sien-Hsin Lee">
    <w15:presenceInfo w15:providerId="AD" w15:userId="S::sean_lee@mit.edu::f2c388d4-937f-4b1f-914d-0a3784a14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32"/>
    <w:rsid w:val="0003689E"/>
    <w:rsid w:val="00036C94"/>
    <w:rsid w:val="00037B0E"/>
    <w:rsid w:val="00064A5F"/>
    <w:rsid w:val="000662F8"/>
    <w:rsid w:val="0007434E"/>
    <w:rsid w:val="00082EFB"/>
    <w:rsid w:val="000977BA"/>
    <w:rsid w:val="000B42B5"/>
    <w:rsid w:val="000D607F"/>
    <w:rsid w:val="000F1D44"/>
    <w:rsid w:val="000F45AE"/>
    <w:rsid w:val="001013B7"/>
    <w:rsid w:val="00111BC0"/>
    <w:rsid w:val="00117A0B"/>
    <w:rsid w:val="00130DB9"/>
    <w:rsid w:val="001809F6"/>
    <w:rsid w:val="001A1AF1"/>
    <w:rsid w:val="001B354A"/>
    <w:rsid w:val="001B7C27"/>
    <w:rsid w:val="001D2809"/>
    <w:rsid w:val="0020568C"/>
    <w:rsid w:val="00211161"/>
    <w:rsid w:val="002229EF"/>
    <w:rsid w:val="00233C33"/>
    <w:rsid w:val="002625C3"/>
    <w:rsid w:val="002821A6"/>
    <w:rsid w:val="002928D9"/>
    <w:rsid w:val="00296A6B"/>
    <w:rsid w:val="002B0A79"/>
    <w:rsid w:val="002C084C"/>
    <w:rsid w:val="002C5E70"/>
    <w:rsid w:val="002F6DD0"/>
    <w:rsid w:val="003049D0"/>
    <w:rsid w:val="003248D3"/>
    <w:rsid w:val="00334BC0"/>
    <w:rsid w:val="0038584C"/>
    <w:rsid w:val="003E42BF"/>
    <w:rsid w:val="00413C69"/>
    <w:rsid w:val="00422408"/>
    <w:rsid w:val="00426C60"/>
    <w:rsid w:val="00450865"/>
    <w:rsid w:val="0046019A"/>
    <w:rsid w:val="0046728D"/>
    <w:rsid w:val="00482E91"/>
    <w:rsid w:val="00495789"/>
    <w:rsid w:val="004A10CC"/>
    <w:rsid w:val="004A1644"/>
    <w:rsid w:val="004C41EF"/>
    <w:rsid w:val="004D12CF"/>
    <w:rsid w:val="004D207D"/>
    <w:rsid w:val="004E3352"/>
    <w:rsid w:val="00500DF0"/>
    <w:rsid w:val="00506AC1"/>
    <w:rsid w:val="00542504"/>
    <w:rsid w:val="00544769"/>
    <w:rsid w:val="00555542"/>
    <w:rsid w:val="00572A36"/>
    <w:rsid w:val="00573777"/>
    <w:rsid w:val="00584534"/>
    <w:rsid w:val="00597B7E"/>
    <w:rsid w:val="005B22F4"/>
    <w:rsid w:val="005B3EE3"/>
    <w:rsid w:val="005B6F6F"/>
    <w:rsid w:val="005E25F7"/>
    <w:rsid w:val="005E309B"/>
    <w:rsid w:val="0060717F"/>
    <w:rsid w:val="006159FF"/>
    <w:rsid w:val="006266AD"/>
    <w:rsid w:val="00626A21"/>
    <w:rsid w:val="0063297A"/>
    <w:rsid w:val="00635822"/>
    <w:rsid w:val="00686D15"/>
    <w:rsid w:val="0069157A"/>
    <w:rsid w:val="00693FA4"/>
    <w:rsid w:val="006A4149"/>
    <w:rsid w:val="006A522D"/>
    <w:rsid w:val="006B07B8"/>
    <w:rsid w:val="006B2BD5"/>
    <w:rsid w:val="006C717F"/>
    <w:rsid w:val="006D2585"/>
    <w:rsid w:val="006D53BF"/>
    <w:rsid w:val="006E12B4"/>
    <w:rsid w:val="006E6E3E"/>
    <w:rsid w:val="006F7BE3"/>
    <w:rsid w:val="00702A32"/>
    <w:rsid w:val="00703576"/>
    <w:rsid w:val="00723B25"/>
    <w:rsid w:val="0073302F"/>
    <w:rsid w:val="00735316"/>
    <w:rsid w:val="00744309"/>
    <w:rsid w:val="0075713E"/>
    <w:rsid w:val="00761253"/>
    <w:rsid w:val="00771343"/>
    <w:rsid w:val="00783BB6"/>
    <w:rsid w:val="00790FD3"/>
    <w:rsid w:val="007A2512"/>
    <w:rsid w:val="007C1624"/>
    <w:rsid w:val="007C6F0B"/>
    <w:rsid w:val="007D427E"/>
    <w:rsid w:val="007D6840"/>
    <w:rsid w:val="007E7FF0"/>
    <w:rsid w:val="007F52D2"/>
    <w:rsid w:val="00806101"/>
    <w:rsid w:val="0081025C"/>
    <w:rsid w:val="008173AF"/>
    <w:rsid w:val="0083758D"/>
    <w:rsid w:val="00885B9E"/>
    <w:rsid w:val="00891214"/>
    <w:rsid w:val="008B3E03"/>
    <w:rsid w:val="008C229F"/>
    <w:rsid w:val="008C3D67"/>
    <w:rsid w:val="008D05CA"/>
    <w:rsid w:val="008D4DC0"/>
    <w:rsid w:val="008F7D0D"/>
    <w:rsid w:val="0091403F"/>
    <w:rsid w:val="009220D6"/>
    <w:rsid w:val="009246CA"/>
    <w:rsid w:val="0096150C"/>
    <w:rsid w:val="00983B6E"/>
    <w:rsid w:val="00991EF0"/>
    <w:rsid w:val="00A01888"/>
    <w:rsid w:val="00A16BBD"/>
    <w:rsid w:val="00A215E1"/>
    <w:rsid w:val="00A428E2"/>
    <w:rsid w:val="00A52022"/>
    <w:rsid w:val="00A8799A"/>
    <w:rsid w:val="00A96315"/>
    <w:rsid w:val="00AA1F0D"/>
    <w:rsid w:val="00AB4F32"/>
    <w:rsid w:val="00AC0DB0"/>
    <w:rsid w:val="00AC2032"/>
    <w:rsid w:val="00AE2103"/>
    <w:rsid w:val="00AE39AF"/>
    <w:rsid w:val="00AE5618"/>
    <w:rsid w:val="00B32313"/>
    <w:rsid w:val="00B333E9"/>
    <w:rsid w:val="00B501A9"/>
    <w:rsid w:val="00B620DE"/>
    <w:rsid w:val="00B76A15"/>
    <w:rsid w:val="00B8019B"/>
    <w:rsid w:val="00BA2BF6"/>
    <w:rsid w:val="00BA315E"/>
    <w:rsid w:val="00BA5642"/>
    <w:rsid w:val="00BA5C2D"/>
    <w:rsid w:val="00BB50B8"/>
    <w:rsid w:val="00BD4B59"/>
    <w:rsid w:val="00BD5A46"/>
    <w:rsid w:val="00BE1379"/>
    <w:rsid w:val="00BE1F49"/>
    <w:rsid w:val="00BE64CD"/>
    <w:rsid w:val="00BE694E"/>
    <w:rsid w:val="00C00189"/>
    <w:rsid w:val="00C217DA"/>
    <w:rsid w:val="00C25EFE"/>
    <w:rsid w:val="00C34C77"/>
    <w:rsid w:val="00C431A3"/>
    <w:rsid w:val="00C54BCC"/>
    <w:rsid w:val="00C5581F"/>
    <w:rsid w:val="00C915A3"/>
    <w:rsid w:val="00CA5C34"/>
    <w:rsid w:val="00CA7ED3"/>
    <w:rsid w:val="00CC65A7"/>
    <w:rsid w:val="00CE17F0"/>
    <w:rsid w:val="00CE2387"/>
    <w:rsid w:val="00CE351C"/>
    <w:rsid w:val="00CE3BBA"/>
    <w:rsid w:val="00D100D0"/>
    <w:rsid w:val="00D32426"/>
    <w:rsid w:val="00D41C1C"/>
    <w:rsid w:val="00D50202"/>
    <w:rsid w:val="00D55E59"/>
    <w:rsid w:val="00D72BBE"/>
    <w:rsid w:val="00D979C5"/>
    <w:rsid w:val="00DA019F"/>
    <w:rsid w:val="00DA4520"/>
    <w:rsid w:val="00DB294D"/>
    <w:rsid w:val="00DB37A0"/>
    <w:rsid w:val="00DD6A76"/>
    <w:rsid w:val="00DE03BD"/>
    <w:rsid w:val="00DE11DA"/>
    <w:rsid w:val="00DF1F85"/>
    <w:rsid w:val="00DF70A9"/>
    <w:rsid w:val="00E01EF1"/>
    <w:rsid w:val="00E22BDC"/>
    <w:rsid w:val="00E5124E"/>
    <w:rsid w:val="00E75CDA"/>
    <w:rsid w:val="00E81BAA"/>
    <w:rsid w:val="00E824D3"/>
    <w:rsid w:val="00E8359A"/>
    <w:rsid w:val="00E84549"/>
    <w:rsid w:val="00EC7224"/>
    <w:rsid w:val="00EF393D"/>
    <w:rsid w:val="00EF4702"/>
    <w:rsid w:val="00F0385B"/>
    <w:rsid w:val="00F27366"/>
    <w:rsid w:val="00F31F07"/>
    <w:rsid w:val="00F3577D"/>
    <w:rsid w:val="00F41B4E"/>
    <w:rsid w:val="00F54C8D"/>
    <w:rsid w:val="00F65F1A"/>
    <w:rsid w:val="00F74294"/>
    <w:rsid w:val="00F74A4D"/>
    <w:rsid w:val="00FA74DA"/>
    <w:rsid w:val="00FD1DCB"/>
    <w:rsid w:val="00FE023C"/>
    <w:rsid w:val="00FF4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4F47A"/>
  <w15:docId w15:val="{7DAFDE06-B296-974C-8C93-8C1DF16E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777"/>
  </w:style>
  <w:style w:type="paragraph" w:styleId="Heading1">
    <w:name w:val="heading 1"/>
    <w:uiPriority w:val="9"/>
    <w:qFormat/>
    <w:pPr>
      <w:spacing w:before="180" w:after="80"/>
      <w:outlineLvl w:val="0"/>
    </w:pPr>
    <w:rPr>
      <w:b/>
      <w:bCs/>
      <w:color w:val="1F3864"/>
      <w:sz w:val="26"/>
      <w:szCs w:val="26"/>
    </w:rPr>
  </w:style>
  <w:style w:type="paragraph" w:styleId="Heading2">
    <w:name w:val="heading 2"/>
    <w:uiPriority w:val="9"/>
    <w:unhideWhenUsed/>
    <w:qFormat/>
    <w:pPr>
      <w:spacing w:before="140" w:after="60"/>
      <w:outlineLvl w:val="1"/>
    </w:pPr>
    <w:rPr>
      <w:b/>
      <w:bCs/>
      <w:color w:val="2E75B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34C77"/>
    <w:rPr>
      <w:color w:val="605E5C"/>
      <w:shd w:val="clear" w:color="auto" w:fill="E1DFDD"/>
    </w:rPr>
  </w:style>
  <w:style w:type="paragraph" w:styleId="Header">
    <w:name w:val="header"/>
    <w:basedOn w:val="Normal"/>
    <w:link w:val="HeaderChar"/>
    <w:uiPriority w:val="99"/>
    <w:unhideWhenUsed/>
    <w:rsid w:val="00BE1379"/>
    <w:pPr>
      <w:tabs>
        <w:tab w:val="center" w:pos="4680"/>
        <w:tab w:val="right" w:pos="9360"/>
      </w:tabs>
    </w:pPr>
  </w:style>
  <w:style w:type="character" w:customStyle="1" w:styleId="HeaderChar">
    <w:name w:val="Header Char"/>
    <w:basedOn w:val="DefaultParagraphFont"/>
    <w:link w:val="Header"/>
    <w:uiPriority w:val="99"/>
    <w:rsid w:val="00BE1379"/>
  </w:style>
  <w:style w:type="paragraph" w:styleId="Footer">
    <w:name w:val="footer"/>
    <w:basedOn w:val="Normal"/>
    <w:link w:val="FooterChar"/>
    <w:uiPriority w:val="99"/>
    <w:unhideWhenUsed/>
    <w:rsid w:val="00BE1379"/>
    <w:pPr>
      <w:tabs>
        <w:tab w:val="center" w:pos="4680"/>
        <w:tab w:val="right" w:pos="9360"/>
      </w:tabs>
    </w:pPr>
  </w:style>
  <w:style w:type="character" w:customStyle="1" w:styleId="FooterChar">
    <w:name w:val="Footer Char"/>
    <w:basedOn w:val="DefaultParagraphFont"/>
    <w:link w:val="Footer"/>
    <w:uiPriority w:val="99"/>
    <w:rsid w:val="00BE1379"/>
  </w:style>
  <w:style w:type="paragraph" w:styleId="Revision">
    <w:name w:val="Revision"/>
    <w:hidden/>
    <w:uiPriority w:val="99"/>
    <w:semiHidden/>
    <w:rsid w:val="00626A21"/>
  </w:style>
  <w:style w:type="character" w:styleId="FollowedHyperlink">
    <w:name w:val="FollowedHyperlink"/>
    <w:basedOn w:val="DefaultParagraphFont"/>
    <w:uiPriority w:val="99"/>
    <w:semiHidden/>
    <w:unhideWhenUsed/>
    <w:rsid w:val="00C431A3"/>
    <w:rPr>
      <w:color w:val="96607D" w:themeColor="followedHyperlink"/>
      <w:u w:val="single"/>
    </w:rPr>
  </w:style>
  <w:style w:type="paragraph" w:styleId="Caption">
    <w:name w:val="caption"/>
    <w:basedOn w:val="Normal"/>
    <w:next w:val="Normal"/>
    <w:uiPriority w:val="35"/>
    <w:unhideWhenUsed/>
    <w:qFormat/>
    <w:rsid w:val="008D05CA"/>
    <w:pPr>
      <w:spacing w:after="200"/>
    </w:pPr>
    <w:rPr>
      <w:i/>
      <w:iCs/>
      <w:color w:val="0E2841" w:themeColor="text2"/>
      <w:sz w:val="18"/>
      <w:szCs w:val="18"/>
    </w:rPr>
  </w:style>
  <w:style w:type="table" w:styleId="GridTable4-Accent1">
    <w:name w:val="Grid Table 4 Accent 1"/>
    <w:basedOn w:val="TableNormal"/>
    <w:uiPriority w:val="49"/>
    <w:rsid w:val="007D427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j-qtlOA6MZ0" TargetMode="Externa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sienhsinlee.github.io/dogs/" TargetMode="External"/><Relationship Id="rId22" Type="http://schemas.openxmlformats.org/officeDocument/2006/relationships/image" Target="media/image10.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A6A604417345881157E933EE43C7" ma:contentTypeVersion="6" ma:contentTypeDescription="Create a new document." ma:contentTypeScope="" ma:versionID="9158fdd98583b6ab5650190b0890e0f7">
  <xsd:schema xmlns:xsd="http://www.w3.org/2001/XMLSchema" xmlns:xs="http://www.w3.org/2001/XMLSchema" xmlns:p="http://schemas.microsoft.com/office/2006/metadata/properties" xmlns:ns3="f8f0146d-e767-4435-b441-c4233dbb6c6b" targetNamespace="http://schemas.microsoft.com/office/2006/metadata/properties" ma:root="true" ma:fieldsID="cb98769d9f6762ba375b8b7f4cadd266" ns3:_="">
    <xsd:import namespace="f8f0146d-e767-4435-b441-c4233dbb6c6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f0146d-e767-4435-b441-c4233dbb6c6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_activity xmlns="f8f0146d-e767-4435-b441-c4233dbb6c6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B74844-B422-4E43-A61B-35F3A167E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f0146d-e767-4435-b441-c4233dbb6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46854E-F52C-4EF3-912E-471826B90181}">
  <ds:schemaRefs>
    <ds:schemaRef ds:uri="http://schemas.openxmlformats.org/officeDocument/2006/bibliography"/>
  </ds:schemaRefs>
</ds:datastoreItem>
</file>

<file path=customXml/itemProps3.xml><?xml version="1.0" encoding="utf-8"?>
<ds:datastoreItem xmlns:ds="http://schemas.openxmlformats.org/officeDocument/2006/customXml" ds:itemID="{1131C791-5C7D-423A-B846-965120C7EA8D}">
  <ds:schemaRefs>
    <ds:schemaRef ds:uri="http://schemas.microsoft.com/office/2006/metadata/properties"/>
    <ds:schemaRef ds:uri="http://schemas.microsoft.com/office/infopath/2007/PartnerControls"/>
    <ds:schemaRef ds:uri="f8f0146d-e767-4435-b441-c4233dbb6c6b"/>
  </ds:schemaRefs>
</ds:datastoreItem>
</file>

<file path=customXml/itemProps4.xml><?xml version="1.0" encoding="utf-8"?>
<ds:datastoreItem xmlns:ds="http://schemas.openxmlformats.org/officeDocument/2006/customXml" ds:itemID="{506E64D4-EC3E-449A-868C-EAAF4423DB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2139</Words>
  <Characters>12750</Characters>
  <Application>Microsoft Office Word</Application>
  <DocSecurity>0</DocSecurity>
  <Lines>231</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14778</CharactersWithSpaces>
  <SharedDoc>false</SharedDoc>
  <HLinks>
    <vt:vector size="12" baseType="variant">
      <vt:variant>
        <vt:i4>262208</vt:i4>
      </vt:variant>
      <vt:variant>
        <vt:i4>3</vt:i4>
      </vt:variant>
      <vt:variant>
        <vt:i4>0</vt:i4>
      </vt:variant>
      <vt:variant>
        <vt:i4>5</vt:i4>
      </vt:variant>
      <vt:variant>
        <vt:lpwstr>https://hsienhsinlee.github.io/dogs/</vt:lpwstr>
      </vt:variant>
      <vt:variant>
        <vt:lpwstr/>
      </vt:variant>
      <vt:variant>
        <vt:i4>262208</vt:i4>
      </vt:variant>
      <vt:variant>
        <vt:i4>0</vt:i4>
      </vt:variant>
      <vt:variant>
        <vt:i4>0</vt:i4>
      </vt:variant>
      <vt:variant>
        <vt:i4>5</vt:i4>
      </vt:variant>
      <vt:variant>
        <vt:lpwstr>https://hsienhsinlee.github.io/dogs/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Sean</cp:lastModifiedBy>
  <cp:revision>3</cp:revision>
  <dcterms:created xsi:type="dcterms:W3CDTF">2026-04-20T01:13:00Z</dcterms:created>
  <dcterms:modified xsi:type="dcterms:W3CDTF">2026-04-20T01:26:00Z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0x01010063CBA6A604417345881157E933EE43C7</vt:lpwstr>
  </property>
</Properties>
</file>